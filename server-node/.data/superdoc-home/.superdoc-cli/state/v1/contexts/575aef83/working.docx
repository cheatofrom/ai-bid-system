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del w:id="1" w:author="CLI" w:authorEmail="" w:date="2026-06-05T09:30:00.000Z">
        <w:r>
          <w:rPr>
            <w:rFonts w:ascii="宋体" w:hAnsi="宋体" w:cs="宋体" w:eastAsiaTheme="minorEastAsia"/>
            <w:szCs w:val="24"/>
            <w:highlight w:val="none"/>
            <w:u w:val="single"/>
          </w:rPr>
          <w:delText xml:space="preserve">                  </w:delText>
        </w:r>
        <w:r>
          <w:rPr>
            <w:rFonts w:ascii="宋体" w:hAnsi="宋体" w:cs="宋体" w:eastAsiaTheme="minorEastAsia"/>
            <w:szCs w:val="24"/>
            <w:highlight w:val="none"/>
          </w:rPr>
          <w:delText>招标文件，我方已仔细研究</w:delText>
        </w:r>
        <w:r>
          <w:rPr>
            <w:rFonts w:ascii="宋体" w:hAnsi="宋体" w:cs="宋体" w:eastAsiaTheme="minorEastAsia"/>
            <w:highlight w:val="none"/>
          </w:rPr>
          <w:delText>招标文件及全部参考资料和有关附件</w:delText>
        </w:r>
        <w:r>
          <w:rPr>
            <w:rFonts w:ascii="宋体" w:hAnsi="宋体" w:cs="宋体" w:eastAsiaTheme="minorEastAsia"/>
            <w:szCs w:val="24"/>
            <w:highlight w:val="none"/>
          </w:rPr>
          <w:delText>，我方已理解招标文件的要求并响应招标文件所有条款且愿意根据招标文件的要求提供投标文件。我方愿意以人民币（大写</w:delText>
        </w:r>
        <w:r>
          <w:rPr>
            <w:rFonts w:ascii="宋体" w:hAnsi="宋体" w:cs="宋体" w:eastAsiaTheme="minorEastAsia"/>
            <w:highlight w:val="none"/>
            <w:u w:val="single"/>
          </w:rPr>
          <w:delText xml:space="preserve">     </w:delText>
        </w:r>
      </w:del>
      <w:ins w:id="1" w:author="CLI" w:authorEmail="" w:date="2026-06-05T09:30:00.000Z">
        <w:r>
          <w:rPr>
            <w:rFonts w:ascii="宋体" w:hAnsi="宋体" w:cs="宋体" w:eastAsiaTheme="minorEastAsia"/>
            <w:highlight w:val="none"/>
          </w:rPr>
          <w:t xml:space="preserve">B202601BA2001929400887招标文件，我方已仔细研究招标文件及全部参考资料和有关附件，我方已理解招标文件的要求并响应招标文件所有条款且愿意根据招标文件的要求提供投标文件。我方愿意以人民币（大写 肆佰伍拾万元整 </w:t>
        </w:r>
      </w:ins>
      <w:r>
        <w:rPr>
          <w:rFonts w:ascii="宋体" w:hAnsi="宋体" w:cs="宋体" w:eastAsiaTheme="minorEastAsia"/>
          <w:szCs w:val="24"/>
          <w:highlight w:val="none"/>
        </w:rPr>
        <w:t>）（¥</w:t>
      </w:r>
      <w:del w:id="2" w:author="CLI" w:authorEmail="" w:date="2026-06-05T09:30:00.000Z">
        <w:r>
          <w:rPr>
            <w:rFonts w:ascii="宋体" w:hAnsi="宋体" w:cs="宋体" w:eastAsiaTheme="minorEastAsia"/>
            <w:highlight w:val="none"/>
            <w:u w:val="single"/>
          </w:rPr>
          <w:delText xml:space="preserve">         </w:delText>
        </w:r>
      </w:del>
      <w:ins w:id="2" w:author="CLI" w:authorEmail="" w:date="2026-06-05T09:30:00.000Z">
        <w:r>
          <w:rPr>
            <w:rFonts w:ascii="宋体" w:hAnsi="宋体" w:cs="宋体" w:eastAsiaTheme="minorEastAsia"/>
            <w:highlight w:val="none"/>
          </w:rPr>
          <w:t xml:space="preserve"> 4,500,000.00 </w:t>
        </w:r>
      </w:ins>
      <w:r>
        <w:rPr>
          <w:rFonts w:ascii="宋体" w:hAnsi="宋体" w:cs="宋体" w:eastAsiaTheme="minorEastAsia"/>
          <w:szCs w:val="24"/>
          <w:highlight w:val="none"/>
        </w:rPr>
        <w:t>）的</w:t>
      </w:r>
      <w:r>
        <w:rPr>
          <w:rFonts w:ascii="宋体" w:hAnsi="宋体" w:cs="宋体" w:eastAsiaTheme="minorEastAsia"/>
          <w:szCs w:val="24"/>
          <w:highlight w:val="none"/>
          <w:lang w:val="en-US" w:eastAsia="zh-CN"/>
        </w:rPr>
        <w:t>含税</w:t>
      </w:r>
      <w:r>
        <w:rPr>
          <w:rFonts w:ascii="宋体" w:hAnsi="宋体" w:cs="宋体" w:eastAsiaTheme="minorEastAsia"/>
          <w:b w:val="0"/>
          <w:bCs w:val="0"/>
          <w:szCs w:val="24"/>
          <w:highlight w:val="none"/>
        </w:rPr>
        <w:t>投标</w:t>
      </w:r>
      <w:r>
        <w:rPr>
          <w:rFonts w:ascii="宋体" w:hAnsi="宋体" w:cs="宋体" w:eastAsiaTheme="minorEastAsia"/>
          <w:b w:val="0"/>
          <w:bCs w:val="0"/>
          <w:szCs w:val="24"/>
          <w:highlight w:val="none"/>
          <w:lang w:val="en-US" w:eastAsia="zh-CN"/>
        </w:rPr>
        <w:t>总价</w:t>
      </w:r>
      <w:r>
        <w:rPr>
          <w:rFonts w:ascii="宋体" w:hAnsi="宋体" w:cs="宋体" w:eastAsiaTheme="minorEastAsia"/>
          <w:szCs w:val="24"/>
          <w:highlight w:val="none"/>
        </w:rPr>
        <w:t>（其中，增值税税率为</w:t>
      </w:r>
      <w:del w:id="3" w:author="CLI" w:authorEmail="" w:date="2026-06-05T09:30:00.000Z">
        <w:r>
          <w:rPr>
            <w:rFonts w:ascii="宋体" w:hAnsi="宋体" w:cs="宋体" w:eastAsiaTheme="minorEastAsia"/>
            <w:highlight w:val="none"/>
            <w:u w:val="single"/>
          </w:rPr>
          <w:delText xml:space="preserve">  </w:delText>
        </w:r>
      </w:del>
      <w:ins w:id="3" w:author="CLI" w:authorEmail="" w:date="2026-06-05T09:30:00.000Z">
        <w:r>
          <w:rPr>
            <w:rFonts w:ascii="宋体" w:hAnsi="宋体" w:cs="宋体" w:eastAsiaTheme="minorEastAsia"/>
            <w:highlight w:val="none"/>
          </w:rPr>
          <w:t xml:space="preserve"> 13</w:t>
        </w:r>
      </w:ins>
      <w:r>
        <w:rPr>
          <w:rFonts w:ascii="宋体" w:hAnsi="宋体" w:cs="宋体" w:eastAsiaTheme="minorEastAsia"/>
          <w:highlight w:val="none"/>
          <w:u w:val="single"/>
        </w:rPr>
        <w:t xml:space="preserve"> </w:t>
      </w:r>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红辽公司购置小包外观检测装置项目</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w:t>
      </w:r>
      <w:del w:id="4" w:author="CLI" w:authorEmail="" w:date="2026-06-05T09:30:00.000Z">
        <w:r>
          <w:rPr>
            <w:rFonts w:ascii="宋体" w:hAnsi="宋体" w:cs="宋体" w:eastAsiaTheme="minorEastAsia"/>
            <w:szCs w:val="24"/>
            <w:highlight w:val="none"/>
          </w:rPr>
          <w:delText>（其他补充说明）</w:delText>
        </w:r>
      </w:del>
      <w:ins w:id="4" w:author="CLI" w:authorEmail="" w:date="2026-06-05T09:30:00.000Z">
        <w:r>
          <w:rPr>
            <w:rFonts w:ascii="宋体" w:hAnsi="宋体" w:cs="宋体" w:eastAsiaTheme="minorEastAsia"/>
            <w:szCs w:val="24"/>
            <w:highlight w:val="none"/>
          </w:rPr>
          <w:t>我方承诺完全响应招标文件中关于交货期限、交货地点、安装调试期限、付款方式、质量保证期、技术服务和保修责任、验收标准、培训等所有实质性要求</w:t>
        </w:r>
      </w:ins>
      <w:r>
        <w:rPr>
          <w:rFonts w:ascii="宋体" w:hAnsi="宋体" w:cs="宋体" w:eastAsiaTheme="minorEastAsia"/>
          <w:szCs w:val="24"/>
          <w:highlight w:val="none"/>
        </w:rPr>
        <w:t>。</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ins w:id="5" w:author="CLI" w:authorEmail="" w:date="2026-06-05T09:30:00.000Z">
        <w:r>
          <w:rPr>
            <w:szCs w:val="24"/>
            <w:highlight w:val="none"/>
          </w:rPr>
          <w:t>沈阳市浑南区世纪路1号</w:t>
        </w:r>
      </w:ins>
    </w:p>
    <w:p w14:paraId="35B02DF2">
      <w:pPr>
        <w:spacing w:line="400" w:lineRule="exact"/>
        <w:ind w:firstLine="420" w:firstLineChars="200"/>
        <w:rPr>
          <w:szCs w:val="24"/>
          <w:highlight w:val="none"/>
        </w:rPr>
      </w:pPr>
      <w:r>
        <w:rPr>
          <w:szCs w:val="24"/>
          <w:highlight w:val="none"/>
        </w:rPr>
        <w:t>网址：</w:t>
      </w:r>
      <w:ins w:id="6" w:author="CLI" w:authorEmail="" w:date="2026-06-05T09:30:00.000Z">
        <w:r>
          <w:rPr>
            <w:szCs w:val="24"/>
            <w:highlight w:val="none"/>
          </w:rPr>
          <w:t>www.example.com</w:t>
        </w:r>
      </w:ins>
    </w:p>
    <w:p w14:paraId="0AFA4922">
      <w:pPr>
        <w:spacing w:line="400" w:lineRule="exact"/>
        <w:ind w:firstLine="420" w:firstLineChars="200"/>
        <w:rPr>
          <w:szCs w:val="24"/>
          <w:highlight w:val="none"/>
        </w:rPr>
      </w:pPr>
      <w:r>
        <w:rPr>
          <w:szCs w:val="24"/>
          <w:highlight w:val="none"/>
        </w:rPr>
        <w:t>电话：</w:t>
      </w:r>
      <w:ins w:id="7" w:author="CLI" w:authorEmail="" w:date="2026-06-05T09:30:00.000Z">
        <w:r>
          <w:rPr>
            <w:szCs w:val="24"/>
            <w:highlight w:val="none"/>
          </w:rPr>
          <w:t>024-12345678</w:t>
        </w:r>
      </w:ins>
    </w:p>
    <w:p w14:paraId="5124581C">
      <w:pPr>
        <w:spacing w:line="400" w:lineRule="exact"/>
        <w:ind w:firstLine="420" w:firstLineChars="200"/>
        <w:rPr>
          <w:szCs w:val="24"/>
          <w:highlight w:val="none"/>
        </w:rPr>
      </w:pPr>
      <w:r>
        <w:rPr>
          <w:szCs w:val="24"/>
          <w:highlight w:val="none"/>
        </w:rPr>
        <w:t>传真：</w:t>
      </w:r>
      <w:ins w:id="8" w:author="CLI" w:authorEmail="" w:date="2026-06-05T09:30:00.000Z">
        <w:r>
          <w:rPr>
            <w:szCs w:val="24"/>
            <w:highlight w:val="none"/>
          </w:rPr>
          <w:t>024-12345679</w:t>
        </w:r>
      </w:ins>
    </w:p>
    <w:p w14:paraId="18E96F3D">
      <w:pPr>
        <w:spacing w:line="400" w:lineRule="exact"/>
        <w:ind w:firstLine="420" w:firstLineChars="200"/>
        <w:rPr>
          <w:szCs w:val="24"/>
          <w:highlight w:val="none"/>
        </w:rPr>
      </w:pPr>
      <w:r>
        <w:rPr>
          <w:szCs w:val="24"/>
          <w:highlight w:val="none"/>
        </w:rPr>
        <w:t>邮政编码：</w:t>
      </w:r>
      <w:ins w:id="9" w:author="CLI" w:authorEmail="" w:date="2026-06-05T09:30:00.000Z">
        <w:r>
          <w:rPr>
            <w:szCs w:val="24"/>
            <w:highlight w:val="none"/>
          </w:rPr>
          <w:t>110179</w:t>
        </w:r>
      </w:ins>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ins w:id="10" w:author="CLI" w:authorEmail="" w:date="2026-06-05T09:30:00.000Z">
        <w:r>
          <w:rPr>
            <w:rFonts w:ascii="宋体" w:hAnsi="宋体" w:eastAsiaTheme="minorEastAsia" w:cstheme="minorBidi"/>
            <w:szCs w:val="24"/>
            <w:highlight w:val="none"/>
          </w:rPr>
          <w:t>XX科技有限公司</w:t>
        </w:r>
      </w:ins>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ins w:id="11" w:author="CLI" w:authorEmail="" w:date="2026-06-05T09:30:00.000Z">
        <w:r>
          <w:rPr>
            <w:rFonts w:ascii="宋体" w:hAnsi="宋体" w:eastAsiaTheme="minorEastAsia" w:cstheme="minorBidi"/>
            <w:szCs w:val="24"/>
            <w:highlight w:val="none"/>
          </w:rPr>
          <w:t>有限责任公司</w:t>
        </w:r>
      </w:ins>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ins w:id="12" w:author="CLI" w:authorEmail="" w:date="2026-06-05T09:30:00.000Z">
        <w:r>
          <w:rPr>
            <w:rFonts w:ascii="宋体" w:hAnsi="宋体" w:eastAsiaTheme="minorEastAsia" w:cstheme="minorBidi"/>
            <w:szCs w:val="24"/>
            <w:highlight w:val="none"/>
          </w:rPr>
          <w:t>沈阳市浑南区世纪路1号</w:t>
        </w:r>
      </w:ins>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w:t>
      </w:r>
      <w:del w:id="13" w:author="CLI" w:authorEmail="" w:date="2026-06-05T09:30:00.000Z">
        <w:r>
          <w:rPr>
            <w:rFonts w:ascii="宋体" w:hAnsi="宋体" w:eastAsiaTheme="minorEastAsia" w:cstheme="minorBidi"/>
            <w:szCs w:val="24"/>
            <w:highlight w:val="none"/>
          </w:rPr>
          <w:delText xml:space="preserve">  年  月  </w:delText>
        </w:r>
      </w:del>
      <w:ins w:id="13" w:author="CLI" w:authorEmail="" w:date="2026-06-05T09:30:00.000Z">
        <w:r>
          <w:rPr>
            <w:rFonts w:ascii="宋体" w:hAnsi="宋体" w:eastAsiaTheme="minorEastAsia" w:cstheme="minorBidi"/>
            <w:szCs w:val="24"/>
            <w:highlight w:val="none"/>
          </w:rPr>
          <w:t>2010年1月1</w:t>
        </w:r>
      </w:ins>
      <w:r>
        <w:rPr>
          <w:rFonts w:ascii="宋体" w:hAnsi="宋体" w:eastAsiaTheme="minorEastAsia" w:cstheme="minorBidi"/>
          <w:szCs w:val="24"/>
          <w:highlight w:val="none"/>
        </w:rPr>
        <w:t>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ins w:id="14" w:author="CLI" w:authorEmail="" w:date="2026-06-05T09:30:00.000Z">
        <w:r>
          <w:rPr>
            <w:rFonts w:ascii="宋体" w:hAnsi="宋体" w:eastAsiaTheme="minorEastAsia" w:cstheme="minorBidi"/>
            <w:szCs w:val="24"/>
            <w:highlight w:val="none"/>
          </w:rPr>
          <w:t>2010年1月1日至2030年1月1日</w:t>
        </w:r>
      </w:ins>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w:t>
      </w:r>
      <w:ins w:id="15" w:author="CLI" w:authorEmail="" w:date="2026-06-05T09:30:00.000Z">
        <w:r>
          <w:rPr>
            <w:rFonts w:ascii="宋体" w:hAnsi="宋体" w:eastAsiaTheme="minorEastAsia" w:cstheme="minorBidi"/>
            <w:szCs w:val="24"/>
            <w:highlight w:val="none"/>
          </w:rPr>
          <w:t>张三</w:t>
        </w:r>
      </w:ins>
      <w:r>
        <w:rPr>
          <w:rFonts w:ascii="宋体" w:hAnsi="宋体" w:eastAsiaTheme="minorEastAsia" w:cstheme="minorBidi"/>
          <w:szCs w:val="24"/>
          <w:highlight w:val="none"/>
        </w:rPr>
        <w:t xml:space="preserve">   </w:t>
      </w:r>
      <w:del w:id="16" w:author="CLI" w:authorEmail="" w:date="2026-06-05T09:30:00.000Z">
        <w:r>
          <w:rPr>
            <w:rFonts w:ascii="宋体" w:hAnsi="宋体" w:eastAsiaTheme="minorEastAsia" w:cstheme="minorBidi"/>
            <w:szCs w:val="24"/>
            <w:highlight w:val="none"/>
          </w:rPr>
          <w:delText>性别：</w:delText>
        </w:r>
      </w:del>
      <w:ins w:id="16" w:author="CLI" w:authorEmail="" w:date="2026-06-05T09:30:00.000Z">
        <w:r>
          <w:rPr>
            <w:rFonts w:ascii="宋体" w:hAnsi="宋体" w:eastAsiaTheme="minorEastAsia" w:cstheme="minorBidi"/>
            <w:szCs w:val="24"/>
            <w:highlight w:val="none"/>
          </w:rPr>
          <w:t>性别：男</w:t>
        </w:r>
      </w:ins>
      <w:r>
        <w:rPr>
          <w:rFonts w:ascii="宋体" w:hAnsi="宋体" w:eastAsiaTheme="minorEastAsia" w:cstheme="minorBidi"/>
          <w:szCs w:val="24"/>
          <w:highlight w:val="none"/>
        </w:rPr>
        <w:t xml:space="preserve">   </w:t>
      </w:r>
      <w:del w:id="17" w:author="CLI" w:authorEmail="" w:date="2026-06-05T09:30:00.000Z">
        <w:r>
          <w:rPr>
            <w:rFonts w:ascii="宋体" w:hAnsi="宋体" w:eastAsiaTheme="minorEastAsia" w:cstheme="minorBidi"/>
            <w:szCs w:val="24"/>
            <w:highlight w:val="none"/>
          </w:rPr>
          <w:delText>年龄：</w:delText>
        </w:r>
      </w:del>
      <w:ins w:id="17" w:author="CLI" w:authorEmail="" w:date="2026-06-05T09:30:00.000Z">
        <w:r>
          <w:rPr>
            <w:rFonts w:ascii="宋体" w:hAnsi="宋体" w:eastAsiaTheme="minorEastAsia" w:cstheme="minorBidi"/>
            <w:szCs w:val="24"/>
            <w:highlight w:val="none"/>
          </w:rPr>
          <w:t>年龄：45</w:t>
        </w:r>
      </w:ins>
      <w:r>
        <w:rPr>
          <w:rFonts w:ascii="宋体" w:hAnsi="宋体" w:eastAsiaTheme="minorEastAsia" w:cstheme="minorBidi"/>
          <w:szCs w:val="24"/>
          <w:highlight w:val="none"/>
        </w:rPr>
        <w:t xml:space="preserve">   </w:t>
      </w:r>
      <w:del w:id="18" w:author="CLI" w:authorEmail="" w:date="2026-06-05T09:30:00.000Z">
        <w:r>
          <w:rPr>
            <w:rFonts w:ascii="宋体" w:hAnsi="宋体" w:eastAsiaTheme="minorEastAsia" w:cstheme="minorBidi"/>
            <w:szCs w:val="24"/>
            <w:highlight w:val="none"/>
          </w:rPr>
          <w:delText>职务：</w:delText>
        </w:r>
      </w:del>
      <w:ins w:id="18" w:author="CLI" w:authorEmail="" w:date="2026-06-05T09:30:00.000Z">
        <w:r>
          <w:rPr>
            <w:rFonts w:ascii="宋体" w:hAnsi="宋体" w:eastAsiaTheme="minorEastAsia" w:cstheme="minorBidi"/>
            <w:szCs w:val="24"/>
            <w:highlight w:val="none"/>
          </w:rPr>
          <w:t>职务：总经理</w:t>
        </w:r>
      </w:ins>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ins w:id="19" w:author="CLI" w:authorEmail="" w:date="2026-06-05T09:30:00.000Z">
        <w:r>
          <w:rPr>
            <w:rFonts w:ascii="宋体" w:hAnsi="宋体" w:eastAsiaTheme="minorEastAsia" w:cstheme="minorBidi"/>
            <w:sz w:val="24"/>
            <w:szCs w:val="24"/>
            <w:highlight w:val="none"/>
          </w:rPr>
          <w:t>B202601BA2001929400887</w:t>
        </w:r>
      </w:ins>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ins w:id="20" w:author="CLI" w:authorEmail="" w:date="2026-06-05T09:30:00.000Z">
        <w:r>
          <w:rPr>
            <w:rFonts w:ascii="宋体" w:hAnsi="宋体" w:eastAsiaTheme="minorEastAsia" w:cstheme="minorBidi"/>
            <w:sz w:val="24"/>
            <w:szCs w:val="24"/>
            <w:highlight w:val="none"/>
          </w:rPr>
          <w:t>红辽公司购置小包外观检测装置项目</w:t>
        </w:r>
      </w:ins>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(不含税价)大写：</w:t>
            </w:r>
            <w:ins w:id="21" w:author="CLI" w:authorEmail="" w:date="2026-06-05T09:30:00.000Z">
              <w:r>
                <w:rPr>
                  <w:rFonts w:ascii="宋体" w:hAnsi="宋体" w:cs="宋体" w:eastAsiaTheme="minorEastAsia"/>
                  <w:sz w:val="24"/>
                  <w:szCs w:val="24"/>
                  <w:highlight w:val="none"/>
                </w:rPr>
                <w:t>叁佰玖拾捌万贰仟叁佰元捌角捌分</w:t>
              </w:r>
            </w:ins>
            <w:r>
              <w:rPr>
                <w:rFonts w:ascii="宋体" w:hAnsi="宋体" w:cs="宋体" w:eastAsiaTheme="minorEastAsia"/>
                <w:sz w:val="24"/>
                <w:szCs w:val="24"/>
                <w:highlight w:val="none"/>
              </w:rPr>
              <w:t xml:space="preserve">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(含税价)大写：</w:t>
            </w:r>
            <w:ins w:id="22" w:author="CLI" w:authorEmail="" w:date="2026-06-05T09:30:00.000Z">
              <w:r>
                <w:rPr>
                  <w:rFonts w:ascii="宋体" w:hAnsi="宋体" w:cs="宋体" w:eastAsiaTheme="minorEastAsia"/>
                  <w:sz w:val="24"/>
                  <w:szCs w:val="24"/>
                  <w:highlight w:val="none"/>
                </w:rPr>
                <w:t>肆佰伍拾万元整</w:t>
              </w:r>
            </w:ins>
            <w:r>
              <w:rPr>
                <w:rFonts w:ascii="宋体" w:hAnsi="宋体" w:cs="宋体" w:eastAsiaTheme="minorEastAsia"/>
                <w:sz w:val="24"/>
                <w:szCs w:val="24"/>
                <w:highlight w:val="none"/>
              </w:rPr>
              <w:t xml:space="preserve">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ins w:id="23" w:author="CLI" w:authorEmail="" w:date="2026-06-05T09:30:00.000Z">
              <w:r>
                <w:rPr>
                  <w:szCs w:val="24"/>
                  <w:highlight w:val="none"/>
                </w:rPr>
                <w:t>：XX科技有限公司</w:t>
              </w:r>
            </w:ins>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482</Words>
  <Characters>10649</Characters>
  <Lines>0</Lines>
  <Paragraphs>0</Paragraphs>
  <TotalTime>0</TotalTime>
  <ScaleCrop>false</ScaleCrop>
  <LinksUpToDate>false</LinksUpToDate>
  <CharactersWithSpaces>11346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83ebe680-2099-4ec5-94b6-36d87be80b4a</vt:lpwstr>
  </property>
</Properties>
</file>