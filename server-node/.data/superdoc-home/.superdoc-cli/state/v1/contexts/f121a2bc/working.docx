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16se w16cid w16 w16cex w16sdtdh w16sdtfl w16du wp14">
  <w:body>
    <w:p w14:paraId="524ABC57">
      <w:pPr>
        <w:pStyle w:val="3"/>
        <w:spacing w:after="190" w:afterLines="50" w:before="190" w:beforeLines="50" w:line="400" w:lineRule="exact"/>
        <w:jc w:val="center"/>
        <w:rPr>
          <w:sz w:val="30"/>
          <w:szCs w:val="30"/>
          <w:highlight w:val="none"/>
        </w:rPr>
      </w:pPr>
      <w:bookmarkStart w:id="0" w:name="_Toc30353"/>
    </w:p>
    <w:bookmarkEnd w:id="0"/>
    <w:p w14:paraId="5BAD4707">
      <w:pPr>
        <w:spacing w:line="400" w:lineRule="exact"/>
        <w:rPr>
          <w:szCs w:val="24"/>
          <w:highlight w:val="none"/>
        </w:rPr>
      </w:pPr>
    </w:p>
    <w:p w14:paraId="35F37C7E">
      <w:pPr>
        <w:pStyle w:val="2"/>
      </w:pPr>
    </w:p>
    <w:p w14:paraId="234C8538">
      <w:pPr>
        <w:spacing w:line="400" w:lineRule="exact"/>
        <w:jc w:val="center"/>
        <w:rPr>
          <w:szCs w:val="24"/>
          <w:highlight w:val="none"/>
          <w:u w:val="single"/>
        </w:rPr>
      </w:pPr>
    </w:p>
    <w:p w14:paraId="3D1F9157">
      <w:pPr>
        <w:snapToGrid w:val="0"/>
        <w:spacing w:line="360" w:lineRule="auto"/>
        <w:jc w:val="center"/>
        <w:rPr>
          <w:sz w:val="20"/>
          <w:highlight w:val="none"/>
          <w:u w:val="single"/>
        </w:rPr>
      </w:pPr>
      <w:r>
        <w:rPr>
          <w:rFonts w:ascii="宋体" w:hAnsi="宋体" w:cs="宋体" w:eastAsiaTheme="minorEastAsia"/>
          <w:sz w:val="40"/>
          <w:szCs w:val="40"/>
          <w:highlight w:val="none"/>
        </w:rPr>
        <w:t>红塔辽宁烟草有限责任公司</w:t>
      </w:r>
    </w:p>
    <w:p w14:paraId="2AFF5D27">
      <w:pPr>
        <w:snapToGrid w:val="0"/>
        <w:spacing w:line="360" w:lineRule="auto"/>
        <w:jc w:val="center"/>
        <w:rPr>
          <w:rFonts w:hint="eastAsia" w:ascii="宋体" w:hAnsi="宋体" w:eastAsia="宋体" w:cs="宋体"/>
          <w:sz w:val="40"/>
          <w:szCs w:val="40"/>
          <w:highlight w:val="none"/>
        </w:rPr>
      </w:pPr>
      <w:r>
        <w:rPr>
          <w:rFonts w:ascii="宋体" w:hAnsi="宋体" w:eastAsia="宋体" w:cs="宋体"/>
          <w:sz w:val="40"/>
          <w:szCs w:val="40"/>
          <w:highlight w:val="none"/>
          <w:lang w:eastAsia="zh-CN"/>
        </w:rPr>
        <w:t>红辽公司购置小包外观检测装置项目</w:t>
      </w:r>
    </w:p>
    <w:p w14:paraId="3AEFF87D">
      <w:pPr>
        <w:spacing w:line="400" w:lineRule="exact"/>
        <w:jc w:val="center"/>
        <w:rPr>
          <w:sz w:val="44"/>
          <w:szCs w:val="44"/>
          <w:highlight w:val="none"/>
        </w:rPr>
      </w:pPr>
    </w:p>
    <w:p w14:paraId="4EB67D95">
      <w:pPr>
        <w:spacing w:line="400" w:lineRule="exact"/>
        <w:jc w:val="center"/>
        <w:rPr>
          <w:sz w:val="44"/>
          <w:szCs w:val="44"/>
          <w:highlight w:val="none"/>
        </w:rPr>
      </w:pPr>
    </w:p>
    <w:p w14:paraId="0695B598">
      <w:pPr>
        <w:jc w:val="center"/>
        <w:rPr>
          <w:szCs w:val="24"/>
          <w:highlight w:val="none"/>
        </w:rPr>
      </w:pPr>
      <w:r>
        <w:rPr>
          <w:sz w:val="44"/>
          <w:szCs w:val="44"/>
          <w:highlight w:val="none"/>
        </w:rPr>
        <w:t>投标文件</w:t>
      </w:r>
    </w:p>
    <w:p w14:paraId="31B84444">
      <w:pPr>
        <w:rPr>
          <w:szCs w:val="24"/>
          <w:highlight w:val="none"/>
        </w:rPr>
      </w:pPr>
    </w:p>
    <w:p w14:paraId="150F45DC">
      <w:pPr>
        <w:adjustRightInd w:val="0"/>
        <w:snapToGrid w:val="0"/>
        <w:spacing w:line="400" w:lineRule="exact"/>
        <w:jc w:val="center"/>
        <w:rPr>
          <w:szCs w:val="28"/>
          <w:highlight w:val="none"/>
        </w:rPr>
      </w:pPr>
      <w:r>
        <w:rPr>
          <w:rFonts w:hint="eastAsia" w:asciiTheme="minorHAnsi" w:hAnsiTheme="minorHAnsi" w:eastAsiaTheme="minorEastAsia" w:cstheme="minorBidi"/>
          <w:szCs w:val="28"/>
          <w:highlight w:val="none"/>
        </w:rPr>
        <w:t>招标</w:t>
      </w:r>
      <w:r>
        <w:rPr>
          <w:rFonts w:ascii="宋体" w:hAnsi="宋体" w:cs="宋体" w:eastAsiaTheme="minorEastAsia"/>
          <w:szCs w:val="28"/>
          <w:highlight w:val="none"/>
        </w:rPr>
        <w:t>编号：B202601BA2001929400887</w:t>
      </w:r>
    </w:p>
    <w:p w14:paraId="351D3AA4">
      <w:pPr>
        <w:spacing w:line="400" w:lineRule="exact"/>
        <w:rPr>
          <w:szCs w:val="24"/>
          <w:highlight w:val="none"/>
        </w:rPr>
      </w:pPr>
    </w:p>
    <w:p w14:paraId="4B4EF84B">
      <w:pPr>
        <w:spacing w:line="400" w:lineRule="exact"/>
        <w:rPr>
          <w:szCs w:val="24"/>
          <w:highlight w:val="none"/>
        </w:rPr>
      </w:pPr>
    </w:p>
    <w:p w14:paraId="4973D635">
      <w:pPr>
        <w:spacing w:line="400" w:lineRule="exact"/>
        <w:rPr>
          <w:szCs w:val="24"/>
          <w:highlight w:val="none"/>
        </w:rPr>
      </w:pPr>
    </w:p>
    <w:p w14:paraId="2FAAF2B0">
      <w:pPr>
        <w:spacing w:line="400" w:lineRule="exact"/>
        <w:rPr>
          <w:szCs w:val="24"/>
          <w:highlight w:val="none"/>
        </w:rPr>
      </w:pPr>
    </w:p>
    <w:p w14:paraId="7D30A450">
      <w:pPr>
        <w:spacing w:line="400" w:lineRule="exact"/>
        <w:rPr>
          <w:szCs w:val="24"/>
          <w:highlight w:val="none"/>
        </w:rPr>
      </w:pPr>
    </w:p>
    <w:p w14:paraId="316D42C7">
      <w:pPr>
        <w:spacing w:line="400" w:lineRule="exact"/>
        <w:rPr>
          <w:szCs w:val="24"/>
          <w:highlight w:val="none"/>
        </w:rPr>
      </w:pPr>
    </w:p>
    <w:p w14:paraId="4A1FEB9D">
      <w:pPr>
        <w:adjustRightInd w:val="0"/>
        <w:snapToGrid w:val="0"/>
        <w:spacing w:line="360" w:lineRule="auto"/>
        <w:ind w:firstLine="960" w:firstLineChars="400"/>
        <w:rPr>
          <w:sz w:val="24"/>
          <w:szCs w:val="24"/>
          <w:highlight w:val="none"/>
        </w:rPr>
      </w:pPr>
      <w:r>
        <w:rPr>
          <w:sz w:val="24"/>
          <w:szCs w:val="24"/>
          <w:highlight w:val="none"/>
        </w:rPr>
        <w:t>投标人：（盖单位公章）</w:t>
      </w:r>
    </w:p>
    <w:p w14:paraId="6502656B">
      <w:pPr>
        <w:adjustRightInd w:val="0"/>
        <w:snapToGrid w:val="0"/>
        <w:spacing w:line="360" w:lineRule="auto"/>
        <w:ind w:firstLine="960" w:firstLineChars="400"/>
        <w:rPr>
          <w:sz w:val="24"/>
          <w:szCs w:val="24"/>
          <w:highlight w:val="none"/>
        </w:rPr>
      </w:pPr>
      <w:r>
        <w:rPr>
          <w:sz w:val="24"/>
          <w:szCs w:val="24"/>
          <w:highlight w:val="none"/>
        </w:rPr>
        <w:t>法定代表人或委托代理人：（</w:t>
      </w:r>
      <w:r>
        <w:rPr>
          <w:rFonts w:hint="eastAsia" w:asciiTheme="minorHAnsi" w:hAnsiTheme="minorHAnsi" w:eastAsiaTheme="minorEastAsia" w:cstheme="minorBidi"/>
          <w:sz w:val="24"/>
          <w:szCs w:val="24"/>
          <w:highlight w:val="none"/>
        </w:rPr>
        <w:t>签字或签章</w:t>
      </w:r>
      <w:r>
        <w:rPr>
          <w:sz w:val="24"/>
          <w:szCs w:val="24"/>
          <w:highlight w:val="none"/>
        </w:rPr>
        <w:t>）</w:t>
      </w:r>
    </w:p>
    <w:p w14:paraId="580128B8">
      <w:pPr>
        <w:adjustRightInd w:val="0"/>
        <w:snapToGrid w:val="0"/>
        <w:spacing w:line="360" w:lineRule="auto"/>
        <w:ind w:firstLine="2640" w:firstLineChars="1100"/>
        <w:rPr>
          <w:sz w:val="24"/>
          <w:szCs w:val="24"/>
          <w:highlight w:val="none"/>
        </w:rPr>
      </w:pPr>
      <w:r>
        <w:rPr>
          <w:rFonts w:hint="eastAsia" w:asciiTheme="minorHAnsi" w:hAnsiTheme="minorHAnsi" w:eastAsiaTheme="minorEastAsia" w:cstheme="minorBidi"/>
          <w:sz w:val="24"/>
          <w:szCs w:val="24"/>
          <w:highlight w:val="none"/>
          <w:u w:val="single"/>
        </w:rPr>
        <w:t xml:space="preserve">    </w:t>
      </w:r>
      <w:r>
        <w:rPr>
          <w:sz w:val="24"/>
          <w:szCs w:val="24"/>
          <w:highlight w:val="none"/>
        </w:rPr>
        <w:t>年</w:t>
      </w:r>
      <w:r>
        <w:rPr>
          <w:rFonts w:hint="eastAsia" w:asciiTheme="minorHAnsi" w:hAnsiTheme="minorHAnsi" w:eastAsiaTheme="minorEastAsia" w:cstheme="minorBidi"/>
          <w:sz w:val="24"/>
          <w:szCs w:val="24"/>
          <w:highlight w:val="none"/>
          <w:u w:val="single"/>
        </w:rPr>
        <w:t xml:space="preserve">    </w:t>
      </w:r>
      <w:r>
        <w:rPr>
          <w:sz w:val="24"/>
          <w:szCs w:val="24"/>
          <w:highlight w:val="none"/>
        </w:rPr>
        <w:t>月</w:t>
      </w:r>
      <w:r>
        <w:rPr>
          <w:rFonts w:hint="eastAsia" w:asciiTheme="minorHAnsi" w:hAnsiTheme="minorHAnsi" w:eastAsiaTheme="minorEastAsia" w:cstheme="minorBidi"/>
          <w:sz w:val="24"/>
          <w:szCs w:val="24"/>
          <w:highlight w:val="none"/>
          <w:u w:val="single"/>
        </w:rPr>
        <w:t xml:space="preserve">    </w:t>
      </w:r>
      <w:r>
        <w:rPr>
          <w:sz w:val="24"/>
          <w:szCs w:val="24"/>
          <w:highlight w:val="none"/>
        </w:rPr>
        <w:t>日</w:t>
      </w:r>
    </w:p>
    <w:p w14:paraId="3770F5A8">
      <w:pPr>
        <w:spacing w:line="400" w:lineRule="exact"/>
        <w:rPr>
          <w:szCs w:val="24"/>
          <w:highlight w:val="none"/>
        </w:rPr>
      </w:pPr>
    </w:p>
    <w:p w14:paraId="6B6C17CB">
      <w:pPr>
        <w:spacing w:line="400" w:lineRule="exact"/>
        <w:rPr>
          <w:szCs w:val="24"/>
          <w:highlight w:val="none"/>
        </w:rPr>
      </w:pPr>
    </w:p>
    <w:p w14:paraId="3EC4A767">
      <w:pPr>
        <w:spacing w:line="400" w:lineRule="exact"/>
        <w:rPr>
          <w:szCs w:val="24"/>
          <w:highlight w:val="none"/>
        </w:rPr>
        <w:sectPr>
          <w:headerReference r:id="rId3" w:type="first"/>
          <w:footerReference r:id="rId4" w:type="first"/>
          <w:pgSz w:w="11906" w:h="16838"/>
          <w:pgMar w:top="1134" w:right="1134" w:bottom="1134" w:left="1134" w:header="782" w:footer="737" w:gutter="0"/>
          <w:pgNumType w:fmt="decimal"/>
          <w:cols w:space="720" w:num="1"/>
          <w:docGrid w:type="lines" w:linePitch="381" w:charSpace="0"/>
        </w:sectPr>
      </w:pPr>
    </w:p>
    <w:p w14:paraId="0952C57A">
      <w:pPr>
        <w:spacing w:line="400" w:lineRule="exact"/>
        <w:jc w:val="center"/>
        <w:rPr>
          <w:sz w:val="28"/>
          <w:szCs w:val="28"/>
          <w:highlight w:val="none"/>
        </w:rPr>
      </w:pPr>
      <w:r>
        <w:rPr>
          <w:sz w:val="28"/>
          <w:szCs w:val="28"/>
          <w:highlight w:val="none"/>
        </w:rPr>
        <w:t>目录</w:t>
      </w:r>
    </w:p>
    <w:p w14:paraId="48BBDF49">
      <w:pPr>
        <w:spacing w:line="400" w:lineRule="exact"/>
        <w:jc w:val="center"/>
        <w:rPr>
          <w:sz w:val="28"/>
          <w:szCs w:val="28"/>
          <w:highlight w:val="none"/>
        </w:rPr>
      </w:pPr>
    </w:p>
    <w:p w14:paraId="10ED2563">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一、投标函</w:t>
      </w:r>
    </w:p>
    <w:p w14:paraId="3E696551">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二、法定代表人身份证明（适用于无委托代理人的情况）</w:t>
      </w:r>
    </w:p>
    <w:p w14:paraId="1AC65C05">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三、法人授权委托书（适用于有委托代理人的情况）</w:t>
      </w:r>
    </w:p>
    <w:p w14:paraId="36F58D5D">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四、投标保证金</w:t>
      </w:r>
    </w:p>
    <w:p w14:paraId="64522215">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五、</w:t>
      </w:r>
      <w:r>
        <w:rPr>
          <w:rFonts w:hint="eastAsia" w:asciiTheme="minorEastAsia" w:hAnsiTheme="minorEastAsia" w:eastAsiaTheme="minorEastAsia" w:cstheme="minorBidi"/>
          <w:sz w:val="24"/>
          <w:szCs w:val="24"/>
          <w:highlight w:val="none"/>
        </w:rPr>
        <w:t>商务条款偏离表</w:t>
      </w:r>
    </w:p>
    <w:p w14:paraId="7D5B7F7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六、技术规格偏离表</w:t>
      </w:r>
    </w:p>
    <w:p w14:paraId="45814C3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七、投标报价表</w:t>
      </w:r>
    </w:p>
    <w:p w14:paraId="5CFA7815">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八、投标产品价格明细表</w:t>
      </w:r>
    </w:p>
    <w:p w14:paraId="5618750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九、资格审查资料及评审资料</w:t>
      </w:r>
    </w:p>
    <w:p w14:paraId="0FA30A8F">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十、技术支持资料</w:t>
      </w:r>
    </w:p>
    <w:p w14:paraId="529DBD5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十一、投标人认为能反映投标人优势或有利于中标的其他资料</w:t>
      </w:r>
    </w:p>
    <w:p w14:paraId="7941456B">
      <w:pPr>
        <w:spacing w:line="400" w:lineRule="exact"/>
        <w:rPr>
          <w:szCs w:val="24"/>
          <w:highlight w:val="none"/>
        </w:rPr>
        <w:sectPr>
          <w:pgSz w:w="11906" w:h="16838"/>
          <w:pgMar w:top="1134" w:right="1134" w:bottom="1134" w:left="1134" w:header="782" w:footer="737" w:gutter="0"/>
          <w:pgNumType w:fmt="decimal"/>
          <w:cols w:space="720" w:num="1"/>
          <w:docGrid w:type="lines" w:linePitch="381" w:charSpace="0"/>
        </w:sectPr>
      </w:pPr>
    </w:p>
    <w:p w14:paraId="04761E74">
      <w:pPr>
        <w:pStyle w:val="11"/>
        <w:widowControl/>
        <w:numPr>
          <w:ilvl w:val="0"/>
          <w:numId w:val="0"/>
        </w:numPr>
        <w:tabs>
          <w:tab w:val="clear" w:pos="709"/>
        </w:tabs>
        <w:snapToGrid w:val="0"/>
        <w:spacing w:after="0" w:before="0" w:line="240" w:lineRule="auto"/>
        <w:jc w:val="center"/>
        <w:rPr>
          <w:rFonts w:eastAsia="宋体" w:cs="宋体"/>
          <w:highlight w:val="none"/>
        </w:rPr>
      </w:pPr>
      <w:bookmarkStart w:id="1" w:name="_Toc9226"/>
      <w:bookmarkStart w:id="2" w:name="_Toc66089641"/>
      <w:bookmarkStart w:id="3" w:name="_Toc34906006"/>
      <w:r>
        <w:rPr>
          <w:rFonts w:ascii="宋体" w:hAnsi="宋体" w:eastAsia="宋体" w:cs="宋体"/>
          <w:b/>
          <w:bCs/>
          <w:sz w:val="28"/>
          <w:szCs w:val="28"/>
          <w:highlight w:val="none"/>
        </w:rPr>
        <w:t>资格审查索引表</w:t>
      </w:r>
    </w:p>
    <w:tbl>
      <w:tblPr>
        <w:tblStyle w:val="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73"/>
        <w:gridCol w:w="1881"/>
      </w:tblGrid>
      <w:tr w14:paraId="7290E501">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5EC89077">
            <w:pPr>
              <w:spacing w:line="400" w:lineRule="exact"/>
              <w:jc w:val="center"/>
              <w:rPr>
                <w:rFonts w:hint="eastAsia" w:ascii="宋体" w:hAnsi="宋体" w:eastAsia="宋体" w:cs="宋体"/>
                <w:b/>
                <w:bCs/>
                <w:sz w:val="24"/>
                <w:szCs w:val="24"/>
                <w:highlight w:val="none"/>
              </w:rPr>
            </w:pPr>
            <w:r>
              <w:rPr>
                <w:rFonts w:ascii="宋体" w:hAnsi="宋体" w:eastAsia="宋体" w:cs="宋体"/>
                <w:b/>
                <w:bCs/>
                <w:sz w:val="24"/>
                <w:szCs w:val="24"/>
                <w:highlight w:val="none"/>
              </w:rPr>
              <w:t>审查标准</w:t>
            </w:r>
          </w:p>
        </w:tc>
        <w:tc>
          <w:tcPr>
            <w:tcW w:w="954" w:type="pct"/>
            <w:vAlign w:val="center"/>
          </w:tcPr>
          <w:p w14:paraId="692D540E">
            <w:pPr>
              <w:spacing w:line="400" w:lineRule="exact"/>
              <w:jc w:val="center"/>
              <w:rPr>
                <w:rFonts w:hint="eastAsia" w:ascii="宋体" w:hAnsi="宋体" w:eastAsia="宋体" w:cs="宋体"/>
                <w:b/>
                <w:bCs/>
                <w:sz w:val="24"/>
                <w:szCs w:val="24"/>
                <w:highlight w:val="none"/>
              </w:rPr>
            </w:pPr>
            <w:r>
              <w:rPr>
                <w:rFonts w:ascii="宋体" w:hAnsi="宋体" w:eastAsia="宋体" w:cs="宋体"/>
                <w:b/>
                <w:bCs/>
                <w:sz w:val="24"/>
                <w:szCs w:val="24"/>
                <w:highlight w:val="none"/>
              </w:rPr>
              <w:t>投标文件</w:t>
            </w:r>
          </w:p>
          <w:p w14:paraId="21421AD1">
            <w:pPr>
              <w:spacing w:line="400" w:lineRule="exact"/>
              <w:jc w:val="center"/>
              <w:rPr>
                <w:rFonts w:hint="eastAsia" w:ascii="宋体" w:hAnsi="宋体" w:eastAsia="宋体" w:cs="宋体"/>
                <w:b/>
                <w:bCs/>
                <w:sz w:val="24"/>
                <w:szCs w:val="24"/>
                <w:highlight w:val="none"/>
              </w:rPr>
            </w:pPr>
            <w:r>
              <w:rPr>
                <w:rFonts w:ascii="宋体" w:hAnsi="宋体" w:eastAsia="宋体" w:cs="宋体"/>
                <w:b/>
                <w:bCs/>
                <w:sz w:val="24"/>
                <w:szCs w:val="24"/>
                <w:highlight w:val="none"/>
              </w:rPr>
              <w:t>响应页码</w:t>
            </w:r>
          </w:p>
        </w:tc>
      </w:tr>
      <w:tr w14:paraId="07135C30">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00D8A2AB">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 投标人必须是在中华人民共和国境内注册并具有独立法人资格，具有足够资产和能力来有效地履行合同，近三年内，无重大违法违规记录，无骗取中标和严重违约及重大质量问题，不存在被司法、行政机关经查实和处罚且按招标文件规定丧失投标资格的不良行为记录以及在与招标人履约过程中出现重大违约行为被解除合同的情形，没有处于被吊销营业执照、被责令停业或破产状态，资产未被重组、接管和冻结。</w:t>
            </w:r>
          </w:p>
        </w:tc>
        <w:tc>
          <w:tcPr>
            <w:tcW w:w="954" w:type="pct"/>
            <w:vAlign w:val="center"/>
          </w:tcPr>
          <w:p w14:paraId="448E8BA9">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53B5A387">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40EE3AE4">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2.投标人的法定代表人或负责人为同一人或者存在控股、管理关系的不同投标人，不得参加同一标段投标或者未划分标段的同一招标项目投标。</w:t>
            </w:r>
          </w:p>
        </w:tc>
        <w:tc>
          <w:tcPr>
            <w:tcW w:w="954" w:type="pct"/>
            <w:vAlign w:val="center"/>
          </w:tcPr>
          <w:p w14:paraId="2DFFA947">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20B86F5">
        <w:trPr>
          <w:hidden w:val="0"/>
          <w:trHeight w:val="51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684C3D9C">
            <w:pPr>
              <w:tabs>
                <w:tab w:val="left" w:pos="466"/>
              </w:tabs>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3.提供合法且在有效期内的企业营业执照（盖单位公章）。</w:t>
            </w:r>
          </w:p>
        </w:tc>
        <w:tc>
          <w:tcPr>
            <w:tcW w:w="954" w:type="pct"/>
            <w:vAlign w:val="center"/>
          </w:tcPr>
          <w:p w14:paraId="7AC7EAF9">
            <w:pPr>
              <w:tabs>
                <w:tab w:val="left" w:pos="466"/>
              </w:tabs>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43225872">
        <w:trPr>
          <w:hidden w:val="0"/>
          <w:trHeight w:val="49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61C0F5E">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4.法定代表人身份证明书（原件）和法定代表人身份证（复印件）。</w:t>
            </w:r>
          </w:p>
        </w:tc>
        <w:tc>
          <w:tcPr>
            <w:tcW w:w="954" w:type="pct"/>
            <w:vAlign w:val="center"/>
          </w:tcPr>
          <w:p w14:paraId="6AC18FF1">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1B45C468">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52F837D8">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5.法人授权委托书（原件）和委托代理人身份证（复印件）。（适用于有委托代理人的情况）</w:t>
            </w:r>
          </w:p>
        </w:tc>
        <w:tc>
          <w:tcPr>
            <w:tcW w:w="954" w:type="pct"/>
            <w:vAlign w:val="center"/>
          </w:tcPr>
          <w:p w14:paraId="568ABAE0">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422D90F9">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4CF76B91">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6. 企业基本账户开户许可证或者开户银行开具的基本账户证明复印件（证明材料无法加盖开户银行印鉴的，须写明开户银行查询经办人员及联系方式，以便招标人核查）（盖单位公章）。</w:t>
            </w:r>
          </w:p>
        </w:tc>
        <w:tc>
          <w:tcPr>
            <w:tcW w:w="954" w:type="pct"/>
            <w:vAlign w:val="center"/>
          </w:tcPr>
          <w:p w14:paraId="7D98AECC">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07E0CB14">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452F657A">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7.投标人具有合法的税务登记或能够开具适用税率的正规增值税专用发票。</w:t>
            </w:r>
          </w:p>
        </w:tc>
        <w:tc>
          <w:tcPr>
            <w:tcW w:w="954" w:type="pct"/>
            <w:vAlign w:val="center"/>
          </w:tcPr>
          <w:p w14:paraId="4F1FAC1A">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0E71D6A0">
        <w:trPr>
          <w:hidden w:val="0"/>
          <w:trHeight w:val="68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1D471408">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8.提供投标人关联单位说明（盖单位公章）。</w:t>
            </w:r>
          </w:p>
        </w:tc>
        <w:tc>
          <w:tcPr>
            <w:tcW w:w="954" w:type="pct"/>
            <w:vAlign w:val="center"/>
          </w:tcPr>
          <w:p w14:paraId="4C8434F1">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414864F8">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D34A7EC">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9.</w:t>
            </w:r>
            <w:bookmarkStart w:id="4" w:name="_Toc28524"/>
            <w:r>
              <w:rPr>
                <w:rFonts w:ascii="宋体" w:hAnsi="宋体" w:eastAsia="宋体" w:cs="宋体"/>
                <w:sz w:val="24"/>
                <w:szCs w:val="24"/>
                <w:highlight w:val="none"/>
              </w:rPr>
              <w:t>投标人、法定代表人、项目总负责人至投标截止日前三年内（成立时间不足三年的，自成立时间起）三人均无行贿犯罪记录，需要在投标文件中提供“中国裁判文书网”（htts://wenshu.court.gov.cn/）行贿犯罪等重大违法查询记录（</w:t>
            </w:r>
            <w:r>
              <w:rPr>
                <w:rFonts w:ascii="宋体" w:hAnsi="宋体" w:eastAsia="宋体" w:cs="宋体"/>
                <w:b/>
                <w:bCs/>
                <w:sz w:val="24"/>
                <w:szCs w:val="24"/>
                <w:highlight w:val="none"/>
              </w:rPr>
              <w:t>分别进行查询，查询关键字：“投标人名称全称”“行贿罪”；法定代表人“姓名”“行贿罪”；项目总负责人“姓名”“行贿罪”），提供下载网站截图（截图上体现查询时点：招标公告发布之日至开标当日中任意一日）并分别加盖投标人公章。</w:t>
            </w:r>
            <w:bookmarkEnd w:id="4"/>
          </w:p>
        </w:tc>
        <w:tc>
          <w:tcPr>
            <w:tcW w:w="954" w:type="pct"/>
            <w:vAlign w:val="center"/>
          </w:tcPr>
          <w:p w14:paraId="7981BBFC">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72AB58D8">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02B285A3">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10. 投标人至投标截止日前三年（成立时间不足三年的，自成立时间起）未被列入“失信被执行人”、“重大税收违法失信主体”，需要在投标文件中提供“信用中国”（https://www.creditchina.gov.cn/）失信被执行人、重大税收违法失信主体查询记录，提供下载网站截图（截图上体现查询时点：招标公告发布之日至开标当日中任意一日）并分别加盖投标人公章，</w:t>
            </w:r>
            <w:r>
              <w:rPr>
                <w:rFonts w:ascii="宋体" w:hAnsi="宋体" w:eastAsia="宋体" w:cs="宋体"/>
                <w:b/>
                <w:bCs/>
                <w:sz w:val="24"/>
                <w:szCs w:val="24"/>
                <w:highlight w:val="none"/>
              </w:rPr>
              <w:t>提供下载网站截图（截图上体现查询时点：招标公告发布之日至开标当日中任意一日）并分别加盖投标人公章。</w:t>
            </w:r>
          </w:p>
        </w:tc>
        <w:tc>
          <w:tcPr>
            <w:tcW w:w="954" w:type="pct"/>
            <w:vAlign w:val="center"/>
          </w:tcPr>
          <w:p w14:paraId="1AF650B9">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5DFB4F53">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6E2CDB30">
            <w:pPr>
              <w:spacing w:line="400" w:lineRule="exact"/>
              <w:rPr>
                <w:rFonts w:hint="eastAsia" w:ascii="宋体" w:hAnsi="宋体" w:eastAsia="宋体" w:cs="宋体"/>
                <w:sz w:val="24"/>
                <w:szCs w:val="24"/>
                <w:highlight w:val="none"/>
              </w:rPr>
            </w:pPr>
            <w:r>
              <w:rPr>
                <w:rFonts w:ascii="宋体" w:hAnsi="宋体" w:eastAsia="宋体" w:cs="宋体"/>
                <w:sz w:val="24"/>
                <w:szCs w:val="24"/>
                <w:highlight w:val="none"/>
              </w:rPr>
              <w:t>11.投标人至投标截止日前三年（成立时间不足三年的，自成立时间起）未被列入“严重违法失信企业名单”（http://www.gsxt.gov.cn/index.html），需要在投标文件中提供“国家企业信用信息公示系统”严重违法失信企业名单查询记录，</w:t>
            </w:r>
            <w:r>
              <w:rPr>
                <w:rFonts w:ascii="宋体" w:hAnsi="宋体" w:eastAsia="宋体" w:cs="宋体"/>
                <w:b/>
                <w:bCs/>
                <w:sz w:val="24"/>
                <w:szCs w:val="24"/>
                <w:highlight w:val="none"/>
              </w:rPr>
              <w:t>提供下载网站截图（截图上体现查询时点：招标公告发布之日至开标当日中任意一日）并加盖投标人公章。</w:t>
            </w:r>
          </w:p>
        </w:tc>
        <w:tc>
          <w:tcPr>
            <w:tcW w:w="954" w:type="pct"/>
            <w:vAlign w:val="center"/>
          </w:tcPr>
          <w:p w14:paraId="3B32E8DF">
            <w:pPr>
              <w:spacing w:line="400" w:lineRule="exact"/>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1B180BC">
        <w:trPr>
          <w:hidden w:val="0"/>
          <w:trHeight w:val="217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25CC7856">
            <w:pPr>
              <w:spacing w:line="400" w:lineRule="exact"/>
              <w:rPr>
                <w:rFonts w:hint="eastAsia" w:ascii="宋体" w:hAnsi="宋体" w:eastAsia="宋体" w:cs="宋体"/>
                <w:sz w:val="24"/>
                <w:szCs w:val="24"/>
                <w:highlight w:val="none"/>
              </w:rPr>
            </w:pPr>
            <w:r>
              <w:rPr>
                <w:rFonts w:ascii="宋体" w:hAnsi="宋体" w:eastAsia="宋体" w:cs="宋体"/>
                <w:sz w:val="24"/>
                <w:szCs w:val="24"/>
                <w:highlight w:val="none"/>
              </w:rPr>
              <w:t>12. 投标人至投标截止日前三年（成立时间不足三年的，自成立时间起）未被列入“政府采购严重违法失信行为记录名单”，需要在投标文件中提供“中国政府采购网”（http://www.ccgp.gov.cn/）严重违法失信行为记录名单查询记录，</w:t>
            </w:r>
            <w:r>
              <w:rPr>
                <w:rFonts w:ascii="宋体" w:hAnsi="宋体" w:eastAsia="宋体" w:cs="宋体"/>
                <w:b/>
                <w:bCs/>
                <w:sz w:val="24"/>
                <w:szCs w:val="24"/>
                <w:highlight w:val="none"/>
              </w:rPr>
              <w:t>提供下载网站截图（截图上体现查询时点：招标公告发布之日至开标当日中任意一日）并加盖投标人盖公章。</w:t>
            </w:r>
          </w:p>
        </w:tc>
        <w:tc>
          <w:tcPr>
            <w:tcW w:w="954" w:type="pct"/>
            <w:vAlign w:val="center"/>
          </w:tcPr>
          <w:p w14:paraId="2C4457F5">
            <w:pPr>
              <w:spacing w:line="400" w:lineRule="exact"/>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74F0FE3">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722197B1">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13.</w:t>
            </w:r>
            <w:r>
              <w:rPr>
                <w:rFonts w:ascii="宋体" w:hAnsi="宋体" w:eastAsia="宋体" w:cs="宋体"/>
                <w:bCs/>
                <w:sz w:val="24"/>
                <w:szCs w:val="24"/>
                <w:highlight w:val="none"/>
              </w:rPr>
              <w:t xml:space="preserve"> 不接受在烟草行业或招标人行贿供应商名单中且在禁入期限内的投标人参加本项目投标。因行贿被列入烟草行业或招标人行贿供应商名单的法定代表人、主要负责人</w:t>
            </w:r>
            <w:r>
              <w:rPr>
                <w:rFonts w:ascii="宋体" w:hAnsi="宋体" w:eastAsia="宋体" w:cs="宋体"/>
                <w:sz w:val="24"/>
                <w:szCs w:val="24"/>
                <w:highlight w:val="none"/>
              </w:rPr>
              <w:t>或实际控制人</w:t>
            </w:r>
            <w:r>
              <w:rPr>
                <w:rFonts w:ascii="宋体" w:hAnsi="宋体" w:eastAsia="宋体" w:cs="宋体"/>
                <w:bCs/>
                <w:sz w:val="24"/>
                <w:szCs w:val="24"/>
                <w:highlight w:val="none"/>
              </w:rPr>
              <w:t>和行贿人，在禁入期限内，上述人员担任法定代表人、主要负责人或实际控制人的其他企业也不得参加本项目投标。</w:t>
            </w:r>
          </w:p>
        </w:tc>
        <w:tc>
          <w:tcPr>
            <w:tcW w:w="954" w:type="pct"/>
            <w:vAlign w:val="center"/>
          </w:tcPr>
          <w:p w14:paraId="2D88A60C">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2920ECDC">
        <w:trPr>
          <w:hidden w:val="0"/>
          <w:trHeight w:val="957"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68887F0">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14.投标人近三年无因违约、不恰当履约等引起的仲裁和诉讼不良记录的承诺书（盖单位公章）。</w:t>
            </w:r>
          </w:p>
        </w:tc>
        <w:tc>
          <w:tcPr>
            <w:tcW w:w="954" w:type="pct"/>
            <w:vAlign w:val="center"/>
          </w:tcPr>
          <w:p w14:paraId="08C6F02E">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1269D174">
        <w:trPr>
          <w:hidden w:val="0"/>
          <w:trHeight w:val="889"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29BB7AC">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15.投标人应提供无围标、串标行为承诺书（盖单位公章）。</w:t>
            </w:r>
          </w:p>
        </w:tc>
        <w:tc>
          <w:tcPr>
            <w:tcW w:w="954" w:type="pct"/>
            <w:vAlign w:val="center"/>
          </w:tcPr>
          <w:p w14:paraId="205F1870">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544D5F10">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14D40D50">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16.本项目不接受联合体投标，</w:t>
            </w:r>
            <w:r>
              <w:rPr>
                <w:rFonts w:ascii="宋体" w:hAnsi="宋体" w:eastAsia="宋体" w:cs="宋体"/>
                <w:snapToGrid w:val="0"/>
                <w:sz w:val="24"/>
                <w:szCs w:val="24"/>
                <w:highlight w:val="none"/>
              </w:rPr>
              <w:t>项目执行过程中不允许转变责任主体承诺书（</w:t>
            </w:r>
            <w:r>
              <w:rPr>
                <w:rFonts w:ascii="宋体" w:hAnsi="宋体" w:eastAsia="宋体" w:cs="宋体"/>
                <w:sz w:val="24"/>
                <w:szCs w:val="24"/>
                <w:highlight w:val="none"/>
              </w:rPr>
              <w:t>盖单位公章</w:t>
            </w:r>
            <w:r>
              <w:rPr>
                <w:rFonts w:ascii="宋体" w:hAnsi="宋体" w:eastAsia="宋体" w:cs="宋体"/>
                <w:snapToGrid w:val="0"/>
                <w:sz w:val="24"/>
                <w:szCs w:val="24"/>
                <w:highlight w:val="none"/>
              </w:rPr>
              <w:t>）。</w:t>
            </w:r>
          </w:p>
        </w:tc>
        <w:tc>
          <w:tcPr>
            <w:tcW w:w="954" w:type="pct"/>
            <w:vAlign w:val="center"/>
          </w:tcPr>
          <w:p w14:paraId="7ACDD461">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E1D8E4D">
        <w:trPr>
          <w:hidden w:val="0"/>
          <w:trHeight w:val="607"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E29A57E">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17.提供企业无红塔辽宁烟草有限责任公司干部职工投资入股承诺</w:t>
            </w:r>
            <w:r>
              <w:rPr>
                <w:rFonts w:ascii="宋体" w:hAnsi="宋体" w:eastAsia="宋体" w:cs="宋体"/>
                <w:snapToGrid w:val="0"/>
                <w:sz w:val="24"/>
                <w:szCs w:val="24"/>
                <w:highlight w:val="none"/>
              </w:rPr>
              <w:t>书</w:t>
            </w:r>
            <w:r>
              <w:rPr>
                <w:rFonts w:ascii="宋体" w:hAnsi="宋体" w:eastAsia="宋体" w:cs="宋体"/>
                <w:sz w:val="24"/>
                <w:szCs w:val="24"/>
                <w:highlight w:val="none"/>
              </w:rPr>
              <w:t>（盖单位公章）。</w:t>
            </w:r>
          </w:p>
        </w:tc>
        <w:tc>
          <w:tcPr>
            <w:tcW w:w="954" w:type="pct"/>
            <w:vAlign w:val="center"/>
          </w:tcPr>
          <w:p w14:paraId="2D68900E">
            <w:pPr>
              <w:spacing w:line="400" w:lineRule="exact"/>
              <w:ind w:right="46" w:rightChars="22"/>
              <w:jc w:val="center"/>
              <w:rPr>
                <w:rFonts w:hint="eastAsia" w:ascii="宋体" w:hAnsi="宋体" w:eastAsia="宋体" w:cs="宋体"/>
                <w:sz w:val="24"/>
                <w:szCs w:val="24"/>
                <w:highlight w:val="none"/>
              </w:rPr>
            </w:pPr>
          </w:p>
        </w:tc>
      </w:tr>
      <w:tr w14:paraId="0E65A25F">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75B37B6D">
            <w:pPr>
              <w:spacing w:line="400" w:lineRule="exact"/>
              <w:rPr>
                <w:rFonts w:hint="eastAsia" w:ascii="宋体" w:hAnsi="宋体" w:eastAsia="宋体" w:cs="宋体"/>
                <w:sz w:val="24"/>
                <w:szCs w:val="24"/>
                <w:highlight w:val="none"/>
              </w:rPr>
            </w:pPr>
            <w:r>
              <w:rPr>
                <w:rFonts w:ascii="宋体" w:hAnsi="宋体" w:eastAsia="宋体" w:cs="宋体"/>
                <w:sz w:val="24"/>
                <w:szCs w:val="24"/>
                <w:highlight w:val="none"/>
              </w:rPr>
              <w:t>18. 纳税：开标时间前六个月内任一个月的企业依法缴纳税收的缴款凭据复印件（注：依法免税的投标人，应提供相关证明材料，包括相关法规要求原文及加盖公章的情况说明）；社保：开标时间前六个月内任一个月的企业依法缴纳社会保障资金的缴款凭据复印件（注：依法不需要缴纳社会保障资金的投标人，应提供相关证明材料，包括相关法规要求原文及加盖公章的情况说明）。</w:t>
            </w:r>
          </w:p>
        </w:tc>
        <w:tc>
          <w:tcPr>
            <w:tcW w:w="954" w:type="pct"/>
            <w:vAlign w:val="center"/>
          </w:tcPr>
          <w:p w14:paraId="0CBA0D7F">
            <w:pPr>
              <w:spacing w:line="400" w:lineRule="exact"/>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bl>
    <w:p w14:paraId="5EF3C037">
      <w:pPr>
        <w:rPr>
          <w:szCs w:val="24"/>
          <w:highlight w:val="none"/>
        </w:rPr>
      </w:pPr>
    </w:p>
    <w:p w14:paraId="23B2ED4B">
      <w:pPr>
        <w:rPr>
          <w:rFonts w:ascii="宋体" w:hAnsi="宋体" w:cs="宋体"/>
          <w:b/>
          <w:bCs/>
          <w:sz w:val="28"/>
          <w:szCs w:val="28"/>
          <w:highlight w:val="none"/>
        </w:rPr>
      </w:pPr>
      <w:r>
        <w:rPr>
          <w:rFonts w:hint="eastAsia" w:ascii="宋体" w:hAnsi="宋体" w:cs="宋体" w:eastAsiaTheme="minorEastAsia"/>
          <w:b/>
          <w:bCs/>
          <w:sz w:val="28"/>
          <w:szCs w:val="28"/>
          <w:highlight w:val="none"/>
        </w:rPr>
        <w:br w:type="page"/>
      </w:r>
    </w:p>
    <w:p w14:paraId="24EE8BDD">
      <w:pPr>
        <w:pStyle w:val="11"/>
        <w:widowControl/>
        <w:numPr>
          <w:ilvl w:val="0"/>
          <w:numId w:val="0"/>
        </w:numPr>
        <w:tabs>
          <w:tab w:val="clear" w:pos="709"/>
        </w:tabs>
        <w:snapToGrid w:val="0"/>
        <w:spacing w:after="0" w:before="0" w:line="240" w:lineRule="auto"/>
        <w:jc w:val="center"/>
        <w:rPr>
          <w:rFonts w:cs="宋体"/>
          <w:b/>
          <w:bCs/>
          <w:sz w:val="28"/>
          <w:szCs w:val="28"/>
          <w:highlight w:val="none"/>
        </w:rPr>
      </w:pPr>
      <w:r>
        <w:rPr>
          <w:rFonts w:ascii="宋体" w:hAnsi="宋体" w:eastAsia="宋体" w:cs="宋体"/>
          <w:b/>
          <w:bCs/>
          <w:sz w:val="28"/>
          <w:szCs w:val="28"/>
          <w:highlight w:val="none"/>
        </w:rPr>
        <w:t>详细评审索引表</w:t>
      </w:r>
    </w:p>
    <w:tbl>
      <w:tblPr>
        <w:tblStyle w:val="9"/>
        <w:tblW w:w="87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
        <w:gridCol w:w="1209"/>
        <w:gridCol w:w="5197"/>
        <w:gridCol w:w="1563"/>
      </w:tblGrid>
      <w:tr w14:paraId="4977FAF9">
        <w:trPr>
          <w:hidden w:val="0"/>
          <w:trHeight w:val="969"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tcBorders>
              <w:tl2br w:val="nil"/>
              <w:tr2bl w:val="nil"/>
            </w:tcBorders>
            <w:vAlign w:val="center"/>
          </w:tcPr>
          <w:p w14:paraId="7B64ED43">
            <w:pPr>
              <w:jc w:val="center"/>
              <w:rPr>
                <w:rFonts w:ascii="宋体" w:hAnsi="宋体" w:cs="宋体"/>
                <w:b/>
                <w:bCs/>
                <w:szCs w:val="21"/>
                <w:highlight w:val="none"/>
              </w:rPr>
            </w:pPr>
            <w:r>
              <w:rPr>
                <w:rFonts w:ascii="宋体" w:hAnsi="宋体" w:cs="宋体" w:eastAsiaTheme="minorEastAsia"/>
                <w:b/>
                <w:bCs/>
                <w:szCs w:val="21"/>
                <w:highlight w:val="none"/>
              </w:rPr>
              <w:t>评审</w:t>
            </w:r>
          </w:p>
          <w:p w14:paraId="3D5D2863">
            <w:pPr>
              <w:jc w:val="center"/>
              <w:rPr>
                <w:rFonts w:ascii="宋体" w:hAnsi="宋体" w:cs="宋体"/>
                <w:b/>
                <w:bCs/>
                <w:szCs w:val="21"/>
                <w:highlight w:val="none"/>
              </w:rPr>
            </w:pPr>
            <w:r>
              <w:rPr>
                <w:rFonts w:ascii="宋体" w:hAnsi="宋体" w:cs="宋体" w:eastAsiaTheme="minorEastAsia"/>
                <w:b/>
                <w:bCs/>
                <w:szCs w:val="21"/>
                <w:highlight w:val="none"/>
              </w:rPr>
              <w:t>项目</w:t>
            </w:r>
          </w:p>
        </w:tc>
        <w:tc>
          <w:tcPr>
            <w:tcW w:w="687" w:type="pct"/>
            <w:tcBorders>
              <w:tl2br w:val="nil"/>
              <w:tr2bl w:val="nil"/>
            </w:tcBorders>
            <w:vAlign w:val="center"/>
          </w:tcPr>
          <w:p w14:paraId="44FED125">
            <w:pPr>
              <w:jc w:val="center"/>
              <w:rPr>
                <w:rFonts w:ascii="宋体" w:hAnsi="宋体" w:cs="宋体"/>
                <w:szCs w:val="21"/>
                <w:highlight w:val="none"/>
              </w:rPr>
            </w:pPr>
            <w:r>
              <w:rPr>
                <w:rFonts w:ascii="宋体" w:hAnsi="宋体" w:cs="宋体" w:eastAsiaTheme="minorEastAsia"/>
                <w:b/>
                <w:bCs/>
                <w:szCs w:val="21"/>
                <w:highlight w:val="none"/>
              </w:rPr>
              <w:t>评审项目</w:t>
            </w:r>
          </w:p>
        </w:tc>
        <w:tc>
          <w:tcPr>
            <w:tcW w:w="2952" w:type="pct"/>
            <w:tcBorders>
              <w:tl2br w:val="nil"/>
              <w:tr2bl w:val="nil"/>
            </w:tcBorders>
            <w:vAlign w:val="center"/>
          </w:tcPr>
          <w:p w14:paraId="4D89705E">
            <w:pPr>
              <w:ind w:firstLine="422" w:firstLineChars="200"/>
              <w:jc w:val="center"/>
              <w:rPr>
                <w:rFonts w:ascii="宋体" w:hAnsi="宋体" w:cs="宋体"/>
                <w:b/>
                <w:bCs/>
                <w:szCs w:val="21"/>
                <w:highlight w:val="none"/>
              </w:rPr>
            </w:pPr>
            <w:r>
              <w:rPr>
                <w:rFonts w:ascii="宋体" w:hAnsi="宋体" w:cs="宋体" w:eastAsiaTheme="minorEastAsia"/>
                <w:b/>
                <w:bCs/>
                <w:szCs w:val="21"/>
                <w:highlight w:val="none"/>
              </w:rPr>
              <w:t>评审标准</w:t>
            </w:r>
          </w:p>
        </w:tc>
        <w:tc>
          <w:tcPr>
            <w:tcW w:w="888" w:type="pct"/>
            <w:tcBorders>
              <w:tl2br w:val="nil"/>
              <w:tr2bl w:val="nil"/>
            </w:tcBorders>
            <w:vAlign w:val="center"/>
          </w:tcPr>
          <w:p w14:paraId="7A61F4AA">
            <w:pPr>
              <w:spacing w:line="400" w:lineRule="exact"/>
              <w:jc w:val="center"/>
              <w:rPr>
                <w:rFonts w:ascii="宋体" w:hAnsi="宋体" w:cs="宋体"/>
                <w:b/>
                <w:bCs/>
                <w:szCs w:val="24"/>
                <w:highlight w:val="none"/>
              </w:rPr>
            </w:pPr>
            <w:r>
              <w:rPr>
                <w:rFonts w:ascii="宋体" w:hAnsi="宋体" w:cs="宋体" w:eastAsiaTheme="minorEastAsia"/>
                <w:b/>
                <w:bCs/>
                <w:szCs w:val="24"/>
                <w:highlight w:val="none"/>
              </w:rPr>
              <w:t>投标文件</w:t>
            </w:r>
          </w:p>
          <w:p w14:paraId="1036BC18">
            <w:pPr>
              <w:jc w:val="center"/>
              <w:rPr>
                <w:rFonts w:ascii="宋体" w:hAnsi="宋体" w:cs="宋体"/>
                <w:szCs w:val="21"/>
                <w:highlight w:val="none"/>
              </w:rPr>
            </w:pPr>
            <w:r>
              <w:rPr>
                <w:rFonts w:ascii="宋体" w:hAnsi="宋体" w:cs="宋体" w:eastAsiaTheme="minorEastAsia"/>
                <w:b/>
                <w:bCs/>
                <w:szCs w:val="24"/>
                <w:highlight w:val="none"/>
              </w:rPr>
              <w:t>响应页码</w:t>
            </w:r>
          </w:p>
        </w:tc>
      </w:tr>
      <w:tr w14:paraId="675EFE31">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restart"/>
            <w:tcBorders>
              <w:tl2br w:val="nil"/>
              <w:tr2bl w:val="nil"/>
            </w:tcBorders>
            <w:vAlign w:val="center"/>
          </w:tcPr>
          <w:p w14:paraId="1722737B">
            <w:pPr>
              <w:jc w:val="center"/>
              <w:rPr>
                <w:rFonts w:ascii="宋体" w:hAnsi="宋体" w:cs="宋体"/>
                <w:b/>
                <w:bCs/>
                <w:szCs w:val="21"/>
                <w:highlight w:val="none"/>
              </w:rPr>
            </w:pPr>
            <w:r>
              <w:rPr>
                <w:rFonts w:ascii="宋体" w:hAnsi="宋体" w:cs="宋体" w:eastAsiaTheme="minorEastAsia"/>
                <w:b/>
                <w:bCs/>
                <w:szCs w:val="21"/>
                <w:highlight w:val="none"/>
              </w:rPr>
              <w:t>技术</w:t>
            </w:r>
          </w:p>
          <w:p w14:paraId="6F25D338">
            <w:pPr>
              <w:jc w:val="center"/>
              <w:rPr>
                <w:rFonts w:ascii="宋体" w:hAnsi="宋体" w:cs="宋体"/>
                <w:b/>
                <w:bCs/>
                <w:szCs w:val="21"/>
                <w:highlight w:val="none"/>
              </w:rPr>
            </w:pPr>
            <w:r>
              <w:rPr>
                <w:rFonts w:ascii="宋体" w:hAnsi="宋体" w:cs="宋体" w:eastAsiaTheme="minorEastAsia"/>
                <w:b/>
                <w:bCs/>
                <w:szCs w:val="21"/>
                <w:highlight w:val="none"/>
              </w:rPr>
              <w:t>部分</w:t>
            </w:r>
          </w:p>
        </w:tc>
        <w:tc>
          <w:tcPr>
            <w:tcW w:w="687" w:type="pct"/>
            <w:tcBorders>
              <w:tl2br w:val="nil"/>
              <w:tr2bl w:val="nil"/>
            </w:tcBorders>
            <w:vAlign w:val="center"/>
          </w:tcPr>
          <w:p w14:paraId="120F2D1C">
            <w:pPr>
              <w:spacing w:line="400" w:lineRule="exact"/>
              <w:jc w:val="center"/>
              <w:rPr>
                <w:rFonts w:ascii="宋体" w:hAnsi="宋体" w:cs="宋体"/>
                <w:szCs w:val="21"/>
                <w:highlight w:val="none"/>
              </w:rPr>
            </w:pPr>
          </w:p>
        </w:tc>
        <w:tc>
          <w:tcPr>
            <w:tcW w:w="2952" w:type="pct"/>
            <w:tcBorders>
              <w:tl2br w:val="nil"/>
              <w:tr2bl w:val="nil"/>
            </w:tcBorders>
            <w:shd w:fill="AUTO"/>
            <w:vAlign w:val="center"/>
          </w:tcPr>
          <w:p w14:paraId="53839EFC">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5C38F25D">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1A29D577">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5A1E94B5">
            <w:pPr>
              <w:spacing w:line="400" w:lineRule="exact"/>
              <w:jc w:val="center"/>
              <w:rPr>
                <w:rFonts w:ascii="宋体" w:hAnsi="宋体" w:cs="宋体"/>
                <w:szCs w:val="21"/>
                <w:highlight w:val="none"/>
              </w:rPr>
            </w:pPr>
          </w:p>
        </w:tc>
        <w:tc>
          <w:tcPr>
            <w:tcW w:w="2952" w:type="pct"/>
            <w:tcBorders>
              <w:tl2br w:val="nil"/>
              <w:tr2bl w:val="nil"/>
            </w:tcBorders>
            <w:shd w:fill="AUTO"/>
            <w:vAlign w:val="center"/>
          </w:tcPr>
          <w:p w14:paraId="19AD8A76">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7848B892">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54B6BD03">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6166BE92">
            <w:pPr>
              <w:spacing w:line="400" w:lineRule="exact"/>
              <w:ind w:firstLine="105" w:firstLineChars="50"/>
              <w:jc w:val="center"/>
              <w:rPr>
                <w:rFonts w:ascii="宋体" w:hAnsi="宋体" w:cs="宋体"/>
                <w:color w:val="000000" w:themeColor="text1"/>
                <w:szCs w:val="21"/>
                <w:highlight w:val="none"/>
              </w:rPr>
            </w:pPr>
          </w:p>
        </w:tc>
        <w:tc>
          <w:tcPr>
            <w:tcW w:w="2952" w:type="pct"/>
            <w:tcBorders>
              <w:tl2br w:val="nil"/>
              <w:tr2bl w:val="nil"/>
            </w:tcBorders>
            <w:shd w:fill="AUTO"/>
            <w:vAlign w:val="center"/>
          </w:tcPr>
          <w:p w14:paraId="352C7505">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277E2862">
            <w:pPr>
              <w:jc w:val="center"/>
              <w:rPr>
                <w:rFonts w:ascii="宋体" w:hAnsi="宋体" w:cs="宋体"/>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07D216BC">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5A188726">
            <w:pPr>
              <w:spacing w:line="400" w:lineRule="exact"/>
              <w:jc w:val="center"/>
              <w:rPr>
                <w:rFonts w:ascii="宋体" w:hAnsi="宋体" w:cs="宋体"/>
                <w:szCs w:val="21"/>
                <w:highlight w:val="none"/>
              </w:rPr>
            </w:pPr>
          </w:p>
        </w:tc>
        <w:tc>
          <w:tcPr>
            <w:tcW w:w="2952" w:type="pct"/>
            <w:tcBorders>
              <w:tl2br w:val="nil"/>
              <w:tr2bl w:val="nil"/>
            </w:tcBorders>
            <w:shd w:fill="AUTO"/>
            <w:vAlign w:val="center"/>
          </w:tcPr>
          <w:p w14:paraId="1FBB5A85">
            <w:pPr>
              <w:adjustRightInd w:val="0"/>
              <w:snapToGrid w:val="0"/>
              <w:jc w:val="left"/>
              <w:rPr>
                <w:rFonts w:ascii="宋体" w:hAnsi="宋体" w:cs="宋体"/>
                <w:szCs w:val="24"/>
                <w:highlight w:val="none"/>
              </w:rPr>
            </w:pPr>
          </w:p>
        </w:tc>
        <w:tc>
          <w:tcPr>
            <w:tcW w:w="888" w:type="pct"/>
            <w:tcBorders>
              <w:tl2br w:val="nil"/>
              <w:tr2bl w:val="nil"/>
            </w:tcBorders>
            <w:vAlign w:val="center"/>
          </w:tcPr>
          <w:p w14:paraId="33AD408F">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568BF814">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02C9C762">
            <w:pPr>
              <w:spacing w:line="400" w:lineRule="exact"/>
              <w:jc w:val="center"/>
              <w:rPr>
                <w:rFonts w:ascii="宋体" w:hAnsi="宋体" w:cs="宋体"/>
                <w:bCs/>
                <w:color w:val="000000" w:themeColor="text1"/>
                <w:szCs w:val="21"/>
                <w:highlight w:val="none"/>
              </w:rPr>
            </w:pPr>
          </w:p>
        </w:tc>
        <w:tc>
          <w:tcPr>
            <w:tcW w:w="2952" w:type="pct"/>
            <w:tcBorders>
              <w:tl2br w:val="nil"/>
              <w:tr2bl w:val="nil"/>
            </w:tcBorders>
            <w:shd w:fill="AUTO"/>
            <w:vAlign w:val="center"/>
          </w:tcPr>
          <w:p w14:paraId="1FB8DE31">
            <w:pPr>
              <w:spacing w:line="240" w:lineRule="exact"/>
              <w:jc w:val="left"/>
              <w:rPr>
                <w:rFonts w:ascii="宋体" w:hAnsi="宋体" w:cs="宋体"/>
                <w:szCs w:val="24"/>
                <w:highlight w:val="none"/>
              </w:rPr>
            </w:pPr>
          </w:p>
        </w:tc>
        <w:tc>
          <w:tcPr>
            <w:tcW w:w="888" w:type="pct"/>
            <w:tcBorders>
              <w:tl2br w:val="nil"/>
              <w:tr2bl w:val="nil"/>
            </w:tcBorders>
            <w:vAlign w:val="center"/>
          </w:tcPr>
          <w:p w14:paraId="29B3209C">
            <w:pPr>
              <w:jc w:val="center"/>
              <w:rPr>
                <w:rFonts w:ascii="宋体" w:hAnsi="宋体" w:cs="宋体"/>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39C0A70F">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746D4896">
            <w:pPr>
              <w:spacing w:line="400" w:lineRule="exact"/>
              <w:jc w:val="center"/>
              <w:rPr>
                <w:rFonts w:ascii="宋体" w:hAnsi="宋体" w:cs="宋体"/>
                <w:bCs/>
                <w:color w:val="000000" w:themeColor="text1"/>
                <w:szCs w:val="21"/>
                <w:highlight w:val="none"/>
              </w:rPr>
            </w:pPr>
          </w:p>
        </w:tc>
        <w:tc>
          <w:tcPr>
            <w:tcW w:w="2952" w:type="pct"/>
            <w:tcBorders>
              <w:tl2br w:val="nil"/>
              <w:tr2bl w:val="nil"/>
            </w:tcBorders>
            <w:shd w:fill="AUTO"/>
            <w:vAlign w:val="center"/>
          </w:tcPr>
          <w:p w14:paraId="712CB45C">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736F7F37">
            <w:pPr>
              <w:jc w:val="center"/>
              <w:rPr>
                <w:rFonts w:ascii="宋体" w:hAnsi="宋体" w:cs="宋体"/>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224FFFAD">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restart"/>
            <w:tcBorders>
              <w:tl2br w:val="nil"/>
              <w:tr2bl w:val="nil"/>
            </w:tcBorders>
            <w:vAlign w:val="center"/>
          </w:tcPr>
          <w:p w14:paraId="7734A934">
            <w:pPr>
              <w:jc w:val="center"/>
              <w:rPr>
                <w:rFonts w:ascii="宋体" w:hAnsi="宋体" w:cs="宋体"/>
                <w:b/>
                <w:bCs/>
                <w:szCs w:val="21"/>
                <w:highlight w:val="none"/>
              </w:rPr>
            </w:pPr>
            <w:r>
              <w:rPr>
                <w:rFonts w:ascii="宋体" w:hAnsi="宋体" w:cs="宋体" w:eastAsiaTheme="minorEastAsia"/>
                <w:b/>
                <w:bCs/>
                <w:szCs w:val="21"/>
                <w:highlight w:val="none"/>
              </w:rPr>
              <w:t>商务</w:t>
            </w:r>
          </w:p>
          <w:p w14:paraId="4D8B7B30">
            <w:pPr>
              <w:jc w:val="center"/>
              <w:rPr>
                <w:rFonts w:ascii="宋体" w:hAnsi="宋体" w:cs="宋体"/>
                <w:b/>
                <w:bCs/>
                <w:szCs w:val="21"/>
                <w:highlight w:val="none"/>
              </w:rPr>
            </w:pPr>
            <w:r>
              <w:rPr>
                <w:rFonts w:ascii="宋体" w:hAnsi="宋体" w:cs="宋体" w:eastAsiaTheme="minorEastAsia"/>
                <w:b/>
                <w:bCs/>
                <w:szCs w:val="21"/>
                <w:highlight w:val="none"/>
              </w:rPr>
              <w:t>部分</w:t>
            </w:r>
          </w:p>
        </w:tc>
        <w:tc>
          <w:tcPr>
            <w:tcW w:w="687" w:type="pct"/>
            <w:tcBorders>
              <w:tl2br w:val="nil"/>
              <w:tr2bl w:val="nil"/>
            </w:tcBorders>
            <w:vAlign w:val="center"/>
          </w:tcPr>
          <w:p w14:paraId="6F91CB22">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5BFF7BC2">
            <w:pPr>
              <w:adjustRightInd w:val="0"/>
              <w:snapToGrid w:val="0"/>
              <w:rPr>
                <w:rFonts w:ascii="宋体" w:hAnsi="宋体" w:cs="宋体"/>
                <w:color w:val="000000" w:themeColor="text1"/>
                <w:szCs w:val="21"/>
                <w:highlight w:val="none"/>
              </w:rPr>
            </w:pPr>
          </w:p>
        </w:tc>
        <w:tc>
          <w:tcPr>
            <w:tcW w:w="888" w:type="pct"/>
            <w:tcBorders>
              <w:tl2br w:val="nil"/>
              <w:tr2bl w:val="nil"/>
            </w:tcBorders>
            <w:vAlign w:val="center"/>
          </w:tcPr>
          <w:p w14:paraId="4963D638">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2EB7797B">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3ECFDA7E">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3F000C43">
            <w:pPr>
              <w:adjustRightInd w:val="0"/>
              <w:snapToGrid w:val="0"/>
              <w:rPr>
                <w:rFonts w:ascii="宋体" w:hAnsi="宋体" w:cs="宋体"/>
                <w:color w:val="000000" w:themeColor="text1"/>
                <w:szCs w:val="21"/>
                <w:highlight w:val="none"/>
              </w:rPr>
            </w:pPr>
          </w:p>
        </w:tc>
        <w:tc>
          <w:tcPr>
            <w:tcW w:w="888" w:type="pct"/>
            <w:tcBorders>
              <w:tl2br w:val="nil"/>
              <w:tr2bl w:val="nil"/>
            </w:tcBorders>
            <w:vAlign w:val="center"/>
          </w:tcPr>
          <w:p w14:paraId="6CA92C78">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45A4F887">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4249D764">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66718058">
            <w:pPr>
              <w:adjustRightInd w:val="0"/>
              <w:snapToGrid w:val="0"/>
              <w:rPr>
                <w:rFonts w:ascii="宋体" w:hAnsi="宋体" w:cs="宋体"/>
                <w:color w:val="000000" w:themeColor="text1"/>
                <w:szCs w:val="21"/>
                <w:highlight w:val="none"/>
              </w:rPr>
            </w:pPr>
          </w:p>
        </w:tc>
        <w:tc>
          <w:tcPr>
            <w:tcW w:w="888" w:type="pct"/>
            <w:tcBorders>
              <w:tl2br w:val="nil"/>
              <w:tr2bl w:val="nil"/>
            </w:tcBorders>
            <w:vAlign w:val="center"/>
          </w:tcPr>
          <w:p w14:paraId="5AB1F7EC">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26675D21">
        <w:trPr>
          <w:hidden w:val="0"/>
          <w:trHeight w:val="79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3128353B">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2D737406">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6C46F01A">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bl>
    <w:p w14:paraId="1BA09208">
      <w:pPr>
        <w:rPr>
          <w:rFonts w:asciiTheme="minorEastAsia" w:hAnsiTheme="minorEastAsia" w:eastAsiaTheme="minorEastAsia"/>
          <w:b/>
          <w:bCs/>
          <w:szCs w:val="24"/>
          <w:highlight w:val="none"/>
        </w:rPr>
      </w:pPr>
      <w:r>
        <w:rPr>
          <w:rFonts w:asciiTheme="minorEastAsia" w:hAnsiTheme="minorEastAsia" w:eastAsiaTheme="minorEastAsia" w:cstheme="minorBidi"/>
          <w:b/>
          <w:bCs/>
          <w:szCs w:val="24"/>
          <w:highlight w:val="none"/>
        </w:rPr>
        <w:br w:type="page"/>
      </w:r>
    </w:p>
    <w:p w14:paraId="5A81973B">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5" w:name="_Toc23068"/>
      <w:r>
        <w:rPr>
          <w:rFonts w:asciiTheme="minorEastAsia" w:hAnsiTheme="minorEastAsia" w:eastAsiaTheme="minorEastAsia" w:cstheme="minorBidi"/>
          <w:b/>
          <w:bCs/>
          <w:szCs w:val="24"/>
          <w:highlight w:val="none"/>
        </w:rPr>
        <w:t>一、投标函</w:t>
      </w:r>
      <w:bookmarkEnd w:id="1"/>
      <w:bookmarkEnd w:id="2"/>
      <w:bookmarkEnd w:id="3"/>
      <w:bookmarkEnd w:id="5"/>
    </w:p>
    <w:p w14:paraId="0D8B67A3">
      <w:pPr>
        <w:spacing w:line="400" w:lineRule="exact"/>
        <w:rPr>
          <w:rFonts w:ascii="宋体" w:hAnsi="宋体" w:cs="宋体"/>
          <w:highlight w:val="none"/>
          <w:u w:val="single"/>
        </w:rPr>
      </w:pPr>
      <w:r>
        <w:rPr>
          <w:rFonts w:ascii="宋体" w:hAnsi="宋体" w:cs="宋体" w:eastAsiaTheme="minorEastAsia"/>
          <w:szCs w:val="24"/>
          <w:highlight w:val="none"/>
        </w:rPr>
        <w:t>红塔辽宁烟草有限责任公司</w:t>
      </w:r>
      <w:r>
        <w:rPr>
          <w:rFonts w:ascii="宋体" w:hAnsi="宋体" w:cs="宋体" w:eastAsiaTheme="minorEastAsia"/>
          <w:sz w:val="28"/>
          <w:szCs w:val="28"/>
          <w:highlight w:val="none"/>
        </w:rPr>
        <w:t>：</w:t>
      </w:r>
    </w:p>
    <w:p w14:paraId="6A1F79F4">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投标人声明如下：</w:t>
      </w:r>
    </w:p>
    <w:p w14:paraId="21D01C21">
      <w:pPr>
        <w:spacing w:line="400" w:lineRule="exact"/>
        <w:ind w:firstLine="420" w:firstLineChars="200"/>
        <w:rPr>
          <w:rFonts w:ascii="宋体" w:hAnsi="宋体" w:cs="宋体"/>
          <w:szCs w:val="24"/>
          <w:highlight w:val="none"/>
        </w:rPr>
      </w:pPr>
      <w:del w:id="1" w:author="CLI" w:authorEmail="" w:date="2026-06-06T06:10:00.000Z">
        <w:r>
          <w:rPr>
            <w:rFonts w:ascii="宋体" w:hAnsi="宋体" w:cs="宋体" w:eastAsiaTheme="minorEastAsia"/>
            <w:szCs w:val="24"/>
            <w:highlight w:val="none"/>
          </w:rPr>
          <w:delText>1．根据已收到贵方编号为</w:delText>
        </w:r>
        <w:r>
          <w:rPr>
            <w:rFonts w:ascii="宋体" w:hAnsi="宋体" w:cs="宋体" w:eastAsiaTheme="minorEastAsia"/>
            <w:szCs w:val="24"/>
            <w:highlight w:val="none"/>
            <w:u w:val="single"/>
          </w:rPr>
          <w:delText xml:space="preserve">                  </w:delText>
        </w:r>
        <w:r>
          <w:rPr>
            <w:rFonts w:ascii="宋体" w:hAnsi="宋体" w:cs="宋体" w:eastAsiaTheme="minorEastAsia"/>
            <w:szCs w:val="24"/>
            <w:highlight w:val="none"/>
          </w:rPr>
          <w:delText>招标文件，我方已仔细研究</w:delText>
        </w:r>
        <w:r>
          <w:rPr>
            <w:rFonts w:ascii="宋体" w:hAnsi="宋体" w:cs="宋体" w:eastAsiaTheme="minorEastAsia"/>
            <w:highlight w:val="none"/>
          </w:rPr>
          <w:delText>招标文件及全部参考资料和有关附件</w:delText>
        </w:r>
        <w:r>
          <w:rPr>
            <w:rFonts w:ascii="宋体" w:hAnsi="宋体" w:cs="宋体" w:eastAsiaTheme="minorEastAsia"/>
            <w:szCs w:val="24"/>
            <w:highlight w:val="none"/>
          </w:rPr>
          <w:delText>，我方已理解招标文件的要求并响应招标文件所有条款且愿意根据招标文件的要求提供投标文件。我方愿意以人民币（大写</w:delText>
        </w:r>
        <w:r>
          <w:rPr>
            <w:rFonts w:ascii="宋体" w:hAnsi="宋体" w:cs="宋体" w:eastAsiaTheme="minorEastAsia"/>
            <w:szCs w:val="24"/>
            <w:highlight w:val="none"/>
            <w:u w:val="single"/>
          </w:rPr>
          <w:delText xml:space="preserve">     </w:delText>
        </w:r>
        <w:r>
          <w:rPr>
            <w:rFonts w:ascii="宋体" w:hAnsi="宋体" w:cs="宋体" w:eastAsiaTheme="minorEastAsia"/>
            <w:szCs w:val="24"/>
            <w:highlight w:val="none"/>
          </w:rPr>
          <w:delText>）（¥</w:delText>
        </w:r>
        <w:r>
          <w:rPr>
            <w:rFonts w:ascii="宋体" w:hAnsi="宋体" w:cs="宋体" w:eastAsiaTheme="minorEastAsia"/>
            <w:szCs w:val="24"/>
            <w:highlight w:val="none"/>
            <w:u w:val="single"/>
          </w:rPr>
          <w:delText xml:space="preserve">         </w:delText>
        </w:r>
        <w:r>
          <w:rPr>
            <w:rFonts w:ascii="宋体" w:hAnsi="宋体" w:cs="宋体" w:eastAsiaTheme="minorEastAsia"/>
            <w:szCs w:val="24"/>
            <w:highlight w:val="none"/>
          </w:rPr>
          <w:delText>）的</w:delText>
        </w:r>
        <w:r>
          <w:rPr>
            <w:rFonts w:ascii="宋体" w:hAnsi="宋体" w:cs="宋体" w:eastAsiaTheme="minorEastAsia"/>
            <w:szCs w:val="24"/>
            <w:highlight w:val="none"/>
            <w:lang w:val="en-US" w:eastAsia="zh-CN"/>
          </w:rPr>
          <w:delText>含税</w:delText>
        </w:r>
        <w:r>
          <w:rPr>
            <w:rFonts w:ascii="宋体" w:hAnsi="宋体" w:cs="宋体" w:eastAsiaTheme="minorEastAsia"/>
            <w:b w:val="0"/>
            <w:bCs w:val="0"/>
            <w:szCs w:val="24"/>
            <w:highlight w:val="none"/>
          </w:rPr>
          <w:delText>投标</w:delText>
        </w:r>
        <w:r>
          <w:rPr>
            <w:rFonts w:ascii="宋体" w:hAnsi="宋体" w:cs="宋体" w:eastAsiaTheme="minorEastAsia"/>
            <w:b w:val="0"/>
            <w:bCs w:val="0"/>
            <w:szCs w:val="24"/>
            <w:highlight w:val="none"/>
            <w:lang w:val="en-US" w:eastAsia="zh-CN"/>
          </w:rPr>
          <w:delText>总价</w:delText>
        </w:r>
        <w:r>
          <w:rPr>
            <w:rFonts w:ascii="宋体" w:hAnsi="宋体" w:cs="宋体" w:eastAsiaTheme="minorEastAsia"/>
            <w:szCs w:val="24"/>
            <w:highlight w:val="none"/>
          </w:rPr>
          <w:delText>（其中，增值税税率为</w:delText>
        </w:r>
        <w:r>
          <w:rPr>
            <w:rFonts w:ascii="宋体" w:hAnsi="宋体" w:cs="宋体" w:eastAsiaTheme="minorEastAsia"/>
            <w:highlight w:val="none"/>
            <w:u w:val="single"/>
          </w:rPr>
          <w:delText xml:space="preserve">   </w:delText>
        </w:r>
        <w:r>
          <w:rPr>
            <w:rFonts w:ascii="宋体" w:hAnsi="宋体" w:cs="宋体" w:eastAsiaTheme="minorEastAsia"/>
            <w:szCs w:val="24"/>
            <w:highlight w:val="none"/>
          </w:rPr>
          <w:delText>%），提供</w:delText>
        </w:r>
        <w:r>
          <w:rPr>
            <w:rFonts w:ascii="宋体" w:hAnsi="宋体" w:cs="宋体" w:eastAsiaTheme="minorEastAsia"/>
            <w:highlight w:val="none"/>
          </w:rPr>
          <w:delText>（</w:delText>
        </w:r>
        <w:r>
          <w:rPr>
            <w:rFonts w:ascii="宋体" w:hAnsi="宋体" w:cs="宋体" w:eastAsiaTheme="minorEastAsia"/>
            <w:highlight w:val="none"/>
            <w:u w:val="single"/>
            <w:lang w:val="en-US" w:eastAsia="zh-CN"/>
          </w:rPr>
          <w:delText>红辽公司购置小包外观检测装置项目</w:delText>
        </w:r>
        <w:r>
          <w:rPr>
            <w:rFonts w:ascii="宋体" w:hAnsi="宋体" w:cs="宋体" w:eastAsiaTheme="minorEastAsia"/>
            <w:highlight w:val="none"/>
            <w:u w:val="single"/>
          </w:rPr>
          <w:delText>服务事项</w:delText>
        </w:r>
        <w:r>
          <w:rPr>
            <w:rFonts w:ascii="宋体" w:hAnsi="宋体" w:cs="宋体" w:eastAsiaTheme="minorEastAsia"/>
            <w:highlight w:val="none"/>
          </w:rPr>
          <w:delText>）</w:delText>
        </w:r>
        <w:r>
          <w:rPr>
            <w:rFonts w:ascii="宋体" w:hAnsi="宋体" w:cs="宋体" w:eastAsiaTheme="minorEastAsia"/>
            <w:szCs w:val="24"/>
            <w:highlight w:val="none"/>
          </w:rPr>
          <w:delText>，并按合同条款、技术要求履行义务。</w:delText>
        </w:r>
      </w:del>
      <w:ins w:id="1" w:author="CLI" w:authorEmail="" w:date="2026-06-06T06:10:00.000Z">
        <w:r>
          <w:rPr>
            <w:rFonts w:ascii="宋体" w:hAnsi="宋体" w:cs="宋体" w:eastAsiaTheme="minorEastAsia"/>
            <w:szCs w:val="24"/>
            <w:highlight w:val="none"/>
          </w:rPr>
          <w:t>1．根据已收到贵方编号为B202601BA2001929400887招标文件，我方已仔细研究招标文件及全部参考资料和有关附件，我方已理解招标文件的要求并响应招标文件所有条款且愿意根据招标文件的要求提供投标文件。我方愿意以人民币（大写【待补充：投标总价大写】）（¥【待补充：投标总价小写】）的含税投标总价（其中，增值税税率为【待补充：增值税税率】%），提供（红辽公司购置小包外观检测装置项目服务事项），并按合同条款、技术要求履行义务。</w:t>
        </w:r>
      </w:ins>
    </w:p>
    <w:p w14:paraId="2FCA0FB9">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2</w:t>
      </w:r>
      <w:r>
        <w:rPr>
          <w:rFonts w:ascii="宋体" w:hAnsi="宋体" w:cs="宋体" w:eastAsiaTheme="minorEastAsia"/>
          <w:highlight w:val="none"/>
        </w:rPr>
        <w:t>．</w:t>
      </w:r>
      <w:r>
        <w:rPr>
          <w:rFonts w:ascii="宋体" w:hAnsi="宋体" w:cs="宋体" w:eastAsiaTheme="minorEastAsia"/>
          <w:szCs w:val="24"/>
          <w:highlight w:val="none"/>
        </w:rPr>
        <w:t>我方的投标文件包括下列内容：</w:t>
      </w:r>
    </w:p>
    <w:p w14:paraId="1D26E829">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（1）投标函；</w:t>
      </w:r>
    </w:p>
    <w:p w14:paraId="52FA32F8">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（2）法定代表人身份证明书；</w:t>
      </w:r>
    </w:p>
    <w:p w14:paraId="1BC9D2D7">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（3）法人授权委托书（原件）；</w:t>
      </w:r>
    </w:p>
    <w:p w14:paraId="5EE8BDE9">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（4）投标保证金；</w:t>
      </w:r>
    </w:p>
    <w:p w14:paraId="6232D610">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（5）商务条款偏离表；</w:t>
      </w:r>
    </w:p>
    <w:p w14:paraId="0DD9E27B">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（6）技术规格偏离表；</w:t>
      </w:r>
    </w:p>
    <w:p w14:paraId="4346500B">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（7）投标报价表；</w:t>
      </w:r>
    </w:p>
    <w:p w14:paraId="010F0A85">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（8）投标产品价格明细表；</w:t>
      </w:r>
    </w:p>
    <w:p w14:paraId="7B9EB697">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（9）资格审查资料及评审资料；</w:t>
      </w:r>
    </w:p>
    <w:p w14:paraId="658AFBE1">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（10）技术支持资料；</w:t>
      </w:r>
    </w:p>
    <w:p w14:paraId="0F8F1F94">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（11）投标人认为能反映投标人优势或有利于中标的其他资料。</w:t>
      </w:r>
    </w:p>
    <w:p w14:paraId="3EE20B7A">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投标文件的上述组成部分如存在内容不一致的，以投标函为准。</w:t>
      </w:r>
    </w:p>
    <w:p w14:paraId="6E522E19">
      <w:pPr>
        <w:spacing w:line="400" w:lineRule="exact"/>
        <w:ind w:firstLine="420" w:firstLineChars="200"/>
        <w:rPr>
          <w:rFonts w:ascii="宋体" w:hAnsi="宋体" w:cs="宋体"/>
          <w:highlight w:val="none"/>
        </w:rPr>
      </w:pPr>
      <w:r>
        <w:rPr>
          <w:rFonts w:ascii="宋体" w:hAnsi="宋体" w:cs="宋体" w:eastAsiaTheme="minorEastAsia"/>
          <w:highlight w:val="none"/>
        </w:rPr>
        <w:t>3．我方承诺除商务和技术偏差表列出的偏差外，我方响应招标文件的全部要求。</w:t>
      </w:r>
    </w:p>
    <w:p w14:paraId="6438CEF3">
      <w:pPr>
        <w:spacing w:line="400" w:lineRule="exact"/>
        <w:ind w:firstLine="420" w:firstLineChars="200"/>
        <w:rPr>
          <w:rFonts w:ascii="宋体" w:hAnsi="宋体" w:cs="宋体"/>
          <w:highlight w:val="none"/>
        </w:rPr>
      </w:pPr>
      <w:r>
        <w:rPr>
          <w:rFonts w:ascii="宋体" w:hAnsi="宋体" w:cs="宋体" w:eastAsiaTheme="minorEastAsia"/>
          <w:highlight w:val="none"/>
        </w:rPr>
        <w:t>4．我方承诺在招标文件规定的投标有效期内不撤销投标文件。</w:t>
      </w:r>
    </w:p>
    <w:p w14:paraId="6CF990E1">
      <w:pPr>
        <w:spacing w:line="400" w:lineRule="exact"/>
        <w:ind w:firstLine="420" w:firstLineChars="200"/>
        <w:rPr>
          <w:rFonts w:ascii="宋体" w:hAnsi="宋体" w:cs="宋体"/>
          <w:highlight w:val="none"/>
        </w:rPr>
      </w:pPr>
      <w:r>
        <w:rPr>
          <w:rFonts w:ascii="宋体" w:hAnsi="宋体" w:cs="宋体" w:eastAsiaTheme="minorEastAsia"/>
          <w:highlight w:val="none"/>
        </w:rPr>
        <w:t>5．如我方中标，我方承诺：</w:t>
      </w:r>
    </w:p>
    <w:p w14:paraId="3CDC19E8">
      <w:pPr>
        <w:spacing w:line="400" w:lineRule="exact"/>
        <w:ind w:firstLine="420" w:firstLineChars="200"/>
        <w:rPr>
          <w:rFonts w:ascii="宋体" w:hAnsi="宋体" w:cs="宋体"/>
          <w:highlight w:val="none"/>
        </w:rPr>
      </w:pPr>
      <w:r>
        <w:rPr>
          <w:rFonts w:ascii="宋体" w:hAnsi="宋体" w:cs="宋体" w:eastAsiaTheme="minorEastAsia"/>
          <w:highlight w:val="none"/>
        </w:rPr>
        <w:t>（1）在收到中标通知书后，在中标通知书规定的期限内与你方签订合同；</w:t>
      </w:r>
    </w:p>
    <w:p w14:paraId="7C82D57F">
      <w:pPr>
        <w:spacing w:line="400" w:lineRule="exact"/>
        <w:ind w:firstLine="420" w:firstLineChars="200"/>
        <w:rPr>
          <w:rFonts w:ascii="宋体" w:hAnsi="宋体" w:cs="宋体"/>
          <w:highlight w:val="none"/>
        </w:rPr>
      </w:pPr>
      <w:r>
        <w:rPr>
          <w:rFonts w:ascii="宋体" w:hAnsi="宋体" w:cs="宋体" w:eastAsiaTheme="minorEastAsia"/>
          <w:highlight w:val="none"/>
        </w:rPr>
        <w:t>（2）在签订合同时不向你方提出附加条件；</w:t>
      </w:r>
    </w:p>
    <w:p w14:paraId="1683871F">
      <w:pPr>
        <w:spacing w:line="400" w:lineRule="exact"/>
        <w:ind w:firstLine="420" w:firstLineChars="200"/>
        <w:rPr>
          <w:rFonts w:ascii="宋体" w:hAnsi="宋体" w:cs="宋体"/>
          <w:highlight w:val="none"/>
        </w:rPr>
      </w:pPr>
      <w:r>
        <w:rPr>
          <w:rFonts w:ascii="宋体" w:hAnsi="宋体" w:cs="宋体" w:eastAsiaTheme="minorEastAsia"/>
          <w:highlight w:val="none"/>
        </w:rPr>
        <w:t>（3）按照招标文件要求提交履约保证金（如有）；</w:t>
      </w:r>
    </w:p>
    <w:p w14:paraId="5CB85AA6">
      <w:pPr>
        <w:spacing w:line="400" w:lineRule="exact"/>
        <w:ind w:firstLine="420" w:firstLineChars="200"/>
        <w:rPr>
          <w:rFonts w:ascii="宋体" w:hAnsi="宋体" w:cs="宋体"/>
          <w:highlight w:val="none"/>
        </w:rPr>
      </w:pPr>
      <w:r>
        <w:rPr>
          <w:rFonts w:ascii="宋体" w:hAnsi="宋体" w:cs="宋体" w:eastAsiaTheme="minorEastAsia"/>
          <w:highlight w:val="none"/>
        </w:rPr>
        <w:t>（4）在合同约定的期限内完成合同规定的全部内容。</w:t>
      </w:r>
    </w:p>
    <w:p w14:paraId="1F0EDAF5">
      <w:pPr>
        <w:spacing w:line="400" w:lineRule="exact"/>
        <w:ind w:firstLine="420" w:firstLineChars="200"/>
        <w:rPr>
          <w:rFonts w:ascii="宋体" w:hAnsi="宋体" w:cs="宋体"/>
          <w:highlight w:val="none"/>
        </w:rPr>
      </w:pPr>
      <w:r>
        <w:rPr>
          <w:rFonts w:ascii="宋体" w:hAnsi="宋体" w:cs="宋体" w:eastAsiaTheme="minorEastAsia"/>
          <w:highlight w:val="none"/>
        </w:rPr>
        <w:t>6．投标人自行承担因对招标文件不明或误解而产生的后果。同时投标人充分理解招标人本次投标活动所采取的程序性办法及相应安排。投标人在此不可撤销的放弃对相关程序性办法及相应安排提出任何异议的权利，并放弃因此而向招标人提出任何索赔的权利。</w:t>
      </w:r>
    </w:p>
    <w:p w14:paraId="36C724D1">
      <w:pPr>
        <w:spacing w:line="400" w:lineRule="exact"/>
        <w:ind w:firstLine="420" w:firstLineChars="200"/>
        <w:rPr>
          <w:rFonts w:ascii="宋体" w:hAnsi="宋体" w:cs="宋体"/>
          <w:highlight w:val="none"/>
        </w:rPr>
      </w:pPr>
      <w:r>
        <w:rPr>
          <w:rFonts w:ascii="宋体" w:hAnsi="宋体" w:cs="宋体" w:eastAsiaTheme="minorEastAsia"/>
          <w:highlight w:val="none"/>
        </w:rPr>
        <w:t>7.我方确认在招标文件规定的投标有效期，根据投标人须知，该期限由招标人决定是否延长。在任何延长期内，我方的投标文件对我方仍然有约束力，招标人可在延长期内的任何时间决定是否接受投标人的投标文件。</w:t>
      </w:r>
    </w:p>
    <w:p w14:paraId="18175A4D">
      <w:pPr>
        <w:spacing w:line="400" w:lineRule="exact"/>
        <w:ind w:firstLine="420" w:firstLineChars="200"/>
        <w:rPr>
          <w:rFonts w:ascii="宋体" w:hAnsi="宋体" w:cs="宋体"/>
          <w:highlight w:val="none"/>
        </w:rPr>
      </w:pPr>
      <w:r>
        <w:rPr>
          <w:rFonts w:ascii="宋体" w:hAnsi="宋体" w:cs="宋体" w:eastAsiaTheme="minorEastAsia"/>
          <w:highlight w:val="none"/>
        </w:rPr>
        <w:t>8.我方确认一旦中标，必须开具真实、合法、有效的增值税专用发票，由于我方未能开具真实、合法、有效的增值税专用发票，造成贵方无法抵扣税额的，一切损失由我方承担。</w:t>
      </w:r>
    </w:p>
    <w:p w14:paraId="2E3247C3">
      <w:pPr>
        <w:spacing w:line="400" w:lineRule="exact"/>
        <w:ind w:firstLine="420" w:firstLineChars="200"/>
        <w:rPr>
          <w:rFonts w:ascii="宋体" w:hAnsi="宋体" w:cs="宋体"/>
          <w:highlight w:val="none"/>
        </w:rPr>
      </w:pPr>
      <w:r>
        <w:rPr>
          <w:rFonts w:ascii="宋体" w:hAnsi="宋体" w:cs="宋体" w:eastAsiaTheme="minorEastAsia"/>
          <w:highlight w:val="none"/>
        </w:rPr>
        <w:t>9.我方确认招标人有权根据招标文件的规定，在投标人未能履行规定责任时没收其投标保证金。</w:t>
      </w:r>
    </w:p>
    <w:p w14:paraId="091B742E">
      <w:pPr>
        <w:spacing w:line="400" w:lineRule="exact"/>
        <w:ind w:firstLine="420" w:firstLineChars="200"/>
        <w:rPr>
          <w:rFonts w:ascii="宋体" w:hAnsi="宋体" w:cs="宋体"/>
          <w:highlight w:val="none"/>
        </w:rPr>
      </w:pPr>
      <w:r>
        <w:rPr>
          <w:rFonts w:ascii="宋体" w:hAnsi="宋体" w:cs="宋体" w:eastAsiaTheme="minorEastAsia"/>
          <w:highlight w:val="none"/>
        </w:rPr>
        <w:t>10.我方理解并接受招标人或评标委员会对投标人存在的不良行为记录的处置措施。</w:t>
      </w:r>
    </w:p>
    <w:p w14:paraId="7B5BADC7">
      <w:pPr>
        <w:spacing w:line="400" w:lineRule="exact"/>
        <w:ind w:firstLine="420" w:firstLineChars="200"/>
        <w:rPr>
          <w:rFonts w:ascii="宋体" w:hAnsi="宋体" w:cs="宋体"/>
          <w:highlight w:val="none"/>
        </w:rPr>
      </w:pPr>
      <w:r>
        <w:rPr>
          <w:rFonts w:ascii="宋体" w:hAnsi="宋体" w:cs="宋体" w:eastAsiaTheme="minorEastAsia"/>
          <w:highlight w:val="none"/>
        </w:rPr>
        <w:t>11.我方保证我方已遵守招标文件的全部规定，确认我方参加本次投标所提供的全部资料真实有效，若为复印件保证与原件一致。</w:t>
      </w:r>
    </w:p>
    <w:p w14:paraId="5FD13FE5">
      <w:pPr>
        <w:spacing w:line="400" w:lineRule="exact"/>
        <w:ind w:firstLine="420" w:firstLineChars="200"/>
        <w:rPr>
          <w:rFonts w:ascii="宋体" w:hAnsi="宋体" w:cs="宋体"/>
          <w:highlight w:val="none"/>
        </w:rPr>
      </w:pPr>
      <w:r>
        <w:rPr>
          <w:rFonts w:ascii="宋体" w:hAnsi="宋体" w:cs="宋体" w:eastAsiaTheme="minorEastAsia"/>
          <w:highlight w:val="none"/>
        </w:rPr>
        <w:t>12.我方在此保证，本投标文件的所有内容均属独立完成，未经与其他投标人以限制本项目的竞争为目的进行协商、合作或达成协议后完成。</w:t>
      </w:r>
    </w:p>
    <w:p w14:paraId="68E4C74C">
      <w:pPr>
        <w:spacing w:line="400" w:lineRule="exact"/>
        <w:ind w:firstLine="420" w:firstLineChars="200"/>
        <w:rPr>
          <w:rFonts w:ascii="宋体" w:hAnsi="宋体" w:cs="宋体"/>
          <w:highlight w:val="none"/>
        </w:rPr>
      </w:pPr>
      <w:r>
        <w:rPr>
          <w:rFonts w:ascii="宋体" w:hAnsi="宋体" w:cs="宋体" w:eastAsiaTheme="minorEastAsia"/>
          <w:highlight w:val="none"/>
        </w:rPr>
        <w:t>13.我方完全理解贵方不一定要接受我方的投标。</w:t>
      </w:r>
    </w:p>
    <w:p w14:paraId="46414275">
      <w:pPr>
        <w:spacing w:line="400" w:lineRule="exact"/>
        <w:ind w:firstLine="420" w:firstLineChars="200"/>
        <w:rPr>
          <w:rFonts w:ascii="宋体" w:hAnsi="宋体" w:cs="宋体"/>
          <w:highlight w:val="none"/>
        </w:rPr>
      </w:pPr>
      <w:r>
        <w:rPr>
          <w:rFonts w:ascii="宋体" w:hAnsi="宋体" w:cs="宋体" w:eastAsiaTheme="minorEastAsia"/>
          <w:highlight w:val="none"/>
        </w:rPr>
        <w:t>14.我方已认真阅读并认可招标文件中关于“列入招标人供应商黑名单的情形及处理措施”，并严格防范相关情形的发生。</w:t>
      </w:r>
    </w:p>
    <w:p w14:paraId="3931F87F">
      <w:pPr>
        <w:spacing w:line="400" w:lineRule="exact"/>
        <w:ind w:firstLine="420" w:firstLineChars="200"/>
        <w:rPr>
          <w:rFonts w:ascii="宋体" w:hAnsi="宋体" w:cs="宋体"/>
          <w:highlight w:val="none"/>
        </w:rPr>
      </w:pPr>
      <w:r>
        <w:rPr>
          <w:rFonts w:ascii="宋体" w:hAnsi="宋体" w:cs="宋体" w:eastAsiaTheme="minorEastAsia"/>
          <w:highlight w:val="none"/>
        </w:rPr>
        <w:t>15.我方在此声明，所递交的投标文件及有关资料内容完整、真实和准确，且不存在第二章“投标人须知”第1.4.4项规定的任何一种情形。</w:t>
      </w:r>
    </w:p>
    <w:p w14:paraId="3A5EEF4F">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16．（其他补充说明）。</w:t>
      </w:r>
    </w:p>
    <w:p w14:paraId="3067922F">
      <w:pPr>
        <w:spacing w:line="400" w:lineRule="exact"/>
        <w:ind w:firstLine="1470" w:firstLineChars="700"/>
        <w:rPr>
          <w:szCs w:val="24"/>
          <w:highlight w:val="none"/>
        </w:rPr>
      </w:pPr>
    </w:p>
    <w:p w14:paraId="199EE4FE">
      <w:pPr>
        <w:spacing w:line="400" w:lineRule="exact"/>
        <w:ind w:firstLine="1470" w:firstLineChars="700"/>
        <w:rPr>
          <w:szCs w:val="24"/>
          <w:highlight w:val="none"/>
        </w:rPr>
      </w:pPr>
    </w:p>
    <w:p w14:paraId="0A886253">
      <w:pPr>
        <w:spacing w:line="400" w:lineRule="exact"/>
        <w:ind w:firstLine="1470" w:firstLineChars="700"/>
        <w:rPr>
          <w:szCs w:val="24"/>
          <w:highlight w:val="none"/>
        </w:rPr>
      </w:pPr>
    </w:p>
    <w:p w14:paraId="7982BD31">
      <w:pPr>
        <w:spacing w:line="400" w:lineRule="exact"/>
        <w:ind w:firstLine="1470" w:firstLineChars="700"/>
        <w:rPr>
          <w:szCs w:val="24"/>
          <w:highlight w:val="none"/>
        </w:rPr>
      </w:pPr>
    </w:p>
    <w:p w14:paraId="20E48BBD">
      <w:pPr>
        <w:spacing w:line="400" w:lineRule="exact"/>
        <w:ind w:firstLine="420" w:firstLineChars="200"/>
        <w:rPr>
          <w:szCs w:val="24"/>
          <w:highlight w:val="none"/>
        </w:rPr>
      </w:pPr>
      <w:r>
        <w:rPr>
          <w:szCs w:val="24"/>
          <w:highlight w:val="none"/>
        </w:rPr>
        <w:t>投标人：（盖单位公章）</w:t>
      </w:r>
      <w:bookmarkStart w:id="6" w:name="page79"/>
      <w:bookmarkEnd w:id="6"/>
    </w:p>
    <w:p w14:paraId="43884704">
      <w:pPr>
        <w:spacing w:line="400" w:lineRule="exact"/>
        <w:ind w:firstLine="420" w:firstLineChars="200"/>
        <w:rPr>
          <w:szCs w:val="24"/>
          <w:highlight w:val="none"/>
        </w:rPr>
      </w:pPr>
      <w:r>
        <w:rPr>
          <w:szCs w:val="24"/>
          <w:highlight w:val="none"/>
        </w:rPr>
        <w:t>法定代表人或委托代理人：（</w:t>
      </w:r>
      <w:r>
        <w:rPr>
          <w:rFonts w:hint="eastAsia" w:asciiTheme="minorHAnsi" w:hAnsiTheme="minorHAnsi" w:eastAsiaTheme="minorEastAsia" w:cstheme="minorBidi"/>
          <w:szCs w:val="24"/>
          <w:highlight w:val="none"/>
        </w:rPr>
        <w:t>签字或签章</w:t>
      </w:r>
      <w:r>
        <w:rPr>
          <w:szCs w:val="24"/>
          <w:highlight w:val="none"/>
        </w:rPr>
        <w:t>）</w:t>
      </w:r>
    </w:p>
    <w:p w14:paraId="11310E9A">
      <w:pPr>
        <w:spacing w:line="400" w:lineRule="exact"/>
        <w:ind w:firstLine="420" w:firstLineChars="200"/>
        <w:rPr>
          <w:szCs w:val="24"/>
          <w:highlight w:val="none"/>
        </w:rPr>
      </w:pPr>
      <w:r>
        <w:rPr>
          <w:szCs w:val="24"/>
          <w:highlight w:val="none"/>
        </w:rPr>
        <w:t>地址：</w:t>
      </w:r>
      <w:ins w:id="2" w:author="CLI" w:authorEmail="" w:date="2026-06-06T06:10:00.000Z">
        <w:r>
          <w:rPr>
            <w:szCs w:val="24"/>
            <w:highlight w:val="none"/>
          </w:rPr>
          <w:t>【待补充：公司地址】</w:t>
        </w:r>
      </w:ins>
    </w:p>
    <w:p w14:paraId="35B02DF2">
      <w:pPr>
        <w:spacing w:line="400" w:lineRule="exact"/>
        <w:ind w:firstLine="420" w:firstLineChars="200"/>
        <w:rPr>
          <w:szCs w:val="24"/>
          <w:highlight w:val="none"/>
        </w:rPr>
      </w:pPr>
      <w:r>
        <w:rPr>
          <w:szCs w:val="24"/>
          <w:highlight w:val="none"/>
        </w:rPr>
        <w:t>网址：</w:t>
      </w:r>
      <w:ins w:id="3" w:author="CLI" w:authorEmail="" w:date="2026-06-06T06:10:00.000Z">
        <w:r>
          <w:rPr>
            <w:szCs w:val="24"/>
            <w:highlight w:val="none"/>
          </w:rPr>
          <w:t>【待补充：公司网址】</w:t>
        </w:r>
      </w:ins>
    </w:p>
    <w:p w14:paraId="0AFA4922">
      <w:pPr>
        <w:spacing w:line="400" w:lineRule="exact"/>
        <w:ind w:firstLine="420" w:firstLineChars="200"/>
        <w:rPr>
          <w:szCs w:val="24"/>
          <w:highlight w:val="none"/>
        </w:rPr>
      </w:pPr>
      <w:r>
        <w:rPr>
          <w:szCs w:val="24"/>
          <w:highlight w:val="none"/>
        </w:rPr>
        <w:t>电话：</w:t>
      </w:r>
      <w:ins w:id="4" w:author="CLI" w:authorEmail="" w:date="2026-06-06T06:10:00.000Z">
        <w:r>
          <w:rPr>
            <w:szCs w:val="24"/>
            <w:highlight w:val="none"/>
          </w:rPr>
          <w:t>【待补充：公司电话】</w:t>
        </w:r>
      </w:ins>
    </w:p>
    <w:p w14:paraId="5124581C">
      <w:pPr>
        <w:spacing w:line="400" w:lineRule="exact"/>
        <w:ind w:firstLine="420" w:firstLineChars="200"/>
        <w:rPr>
          <w:szCs w:val="24"/>
          <w:highlight w:val="none"/>
        </w:rPr>
      </w:pPr>
      <w:r>
        <w:rPr>
          <w:szCs w:val="24"/>
          <w:highlight w:val="none"/>
        </w:rPr>
        <w:t>传真：</w:t>
      </w:r>
      <w:ins w:id="5" w:author="CLI" w:authorEmail="" w:date="2026-06-06T06:10:00.000Z">
        <w:r>
          <w:rPr>
            <w:szCs w:val="24"/>
            <w:highlight w:val="none"/>
          </w:rPr>
          <w:t>【待补充：公司传真】</w:t>
        </w:r>
      </w:ins>
    </w:p>
    <w:p w14:paraId="18E96F3D">
      <w:pPr>
        <w:spacing w:line="400" w:lineRule="exact"/>
        <w:ind w:firstLine="420" w:firstLineChars="200"/>
        <w:rPr>
          <w:szCs w:val="24"/>
          <w:highlight w:val="none"/>
        </w:rPr>
      </w:pPr>
      <w:r>
        <w:rPr>
          <w:szCs w:val="24"/>
          <w:highlight w:val="none"/>
        </w:rPr>
        <w:t>邮政编码：</w:t>
      </w:r>
      <w:ins w:id="6" w:author="CLI" w:authorEmail="" w:date="2026-06-06T06:10:00.000Z">
        <w:r>
          <w:rPr>
            <w:szCs w:val="24"/>
            <w:highlight w:val="none"/>
          </w:rPr>
          <w:t>【待补充：邮政编码】</w:t>
        </w:r>
      </w:ins>
    </w:p>
    <w:p w14:paraId="4976BA79">
      <w:pPr>
        <w:spacing w:line="400" w:lineRule="exact"/>
        <w:ind w:firstLine="4935" w:firstLineChars="2350"/>
        <w:rPr>
          <w:szCs w:val="24"/>
          <w:highlight w:val="none"/>
        </w:rPr>
      </w:pPr>
      <w:r>
        <w:rPr>
          <w:szCs w:val="24"/>
          <w:highlight w:val="none"/>
        </w:rPr>
        <w:t>年</w:t>
      </w:r>
      <w:r>
        <w:rPr>
          <w:rFonts w:hint="eastAsia" w:asciiTheme="minorHAnsi" w:hAnsiTheme="minorHAnsi" w:eastAsiaTheme="minorEastAsia" w:cstheme="minorBidi"/>
          <w:szCs w:val="24"/>
          <w:highlight w:val="none"/>
        </w:rPr>
        <w:t xml:space="preserve">   </w:t>
      </w:r>
      <w:r>
        <w:rPr>
          <w:szCs w:val="24"/>
          <w:highlight w:val="none"/>
        </w:rPr>
        <w:t>月</w:t>
      </w:r>
      <w:r>
        <w:rPr>
          <w:rFonts w:hint="eastAsia" w:asciiTheme="minorHAnsi" w:hAnsiTheme="minorHAnsi" w:eastAsiaTheme="minorEastAsia" w:cstheme="minorBidi"/>
          <w:szCs w:val="24"/>
          <w:highlight w:val="none"/>
        </w:rPr>
        <w:t xml:space="preserve">   </w:t>
      </w:r>
      <w:r>
        <w:rPr>
          <w:szCs w:val="24"/>
          <w:highlight w:val="none"/>
        </w:rPr>
        <w:t>日</w:t>
      </w:r>
    </w:p>
    <w:p w14:paraId="32B9BCAB">
      <w:pPr>
        <w:spacing w:line="400" w:lineRule="exact"/>
        <w:ind w:firstLine="420" w:firstLineChars="200"/>
        <w:rPr>
          <w:highlight w:val="none"/>
        </w:rPr>
        <w:sectPr>
          <w:pgSz w:w="11906" w:h="16838"/>
          <w:pgMar w:top="1134" w:right="1134" w:bottom="1134" w:left="1134" w:header="782" w:footer="737" w:gutter="0"/>
          <w:pgNumType w:fmt="decimal"/>
          <w:cols w:space="720" w:num="1"/>
          <w:docGrid w:type="lines" w:linePitch="381" w:charSpace="0"/>
        </w:sectPr>
      </w:pPr>
    </w:p>
    <w:p w14:paraId="27AC65C2">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7" w:name="_Toc6530"/>
      <w:r>
        <w:rPr>
          <w:rFonts w:asciiTheme="minorEastAsia" w:hAnsiTheme="minorEastAsia" w:eastAsiaTheme="minorEastAsia" w:cstheme="minorBidi"/>
          <w:b/>
          <w:bCs/>
          <w:szCs w:val="24"/>
          <w:highlight w:val="none"/>
        </w:rPr>
        <w:t>二、</w:t>
      </w:r>
      <w:r>
        <w:rPr>
          <w:rFonts w:hint="eastAsia" w:asciiTheme="minorEastAsia" w:hAnsiTheme="minorEastAsia" w:eastAsiaTheme="minorEastAsia" w:cstheme="minorBidi"/>
          <w:b/>
          <w:bCs/>
          <w:szCs w:val="24"/>
          <w:highlight w:val="none"/>
        </w:rPr>
        <w:t>法定代表人身份证明书</w:t>
      </w:r>
      <w:bookmarkEnd w:id="7"/>
    </w:p>
    <w:p w14:paraId="7A41C4A8">
      <w:pPr>
        <w:spacing w:line="400" w:lineRule="exact"/>
        <w:rPr>
          <w:szCs w:val="24"/>
          <w:highlight w:val="none"/>
          <w:u w:val="single"/>
        </w:rPr>
      </w:pPr>
    </w:p>
    <w:p w14:paraId="639718A8">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单位名称：</w:t>
      </w:r>
    </w:p>
    <w:p w14:paraId="17147C3D">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单位性质：</w:t>
      </w:r>
    </w:p>
    <w:p w14:paraId="0679A11F">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地址：</w:t>
      </w:r>
    </w:p>
    <w:p w14:paraId="41D0B6E8">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成立时间：  年  月  日</w:t>
      </w:r>
    </w:p>
    <w:p w14:paraId="4F03062C">
      <w:pPr>
        <w:spacing w:after="120" w:before="120" w:line="400" w:lineRule="exact"/>
        <w:rPr>
          <w:rFonts w:ascii="宋体" w:hAnsi="宋体"/>
          <w:szCs w:val="24"/>
          <w:highlight w:val="none"/>
        </w:rPr>
      </w:pPr>
      <w:r>
        <w:rPr>
          <w:rFonts w:ascii="宋体" w:hAnsi="宋体" w:eastAsiaTheme="minorEastAsia" w:cstheme="minorBidi"/>
          <w:szCs w:val="24"/>
          <w:highlight w:val="none"/>
        </w:rPr>
        <w:t>经营期限：</w:t>
      </w:r>
    </w:p>
    <w:p w14:paraId="7BB90590">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姓名：   性别：   年龄：   职务：</w:t>
      </w:r>
    </w:p>
    <w:p w14:paraId="7B5A248B">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系（投标人名称）法定代表人</w:t>
      </w:r>
    </w:p>
    <w:p w14:paraId="16B12BB9">
      <w:pPr>
        <w:spacing w:after="120" w:before="120" w:line="400" w:lineRule="exact"/>
        <w:ind w:firstLine="482"/>
        <w:rPr>
          <w:rFonts w:ascii="宋体" w:hAnsi="宋体"/>
          <w:szCs w:val="24"/>
          <w:highlight w:val="none"/>
          <w:u w:val="single"/>
        </w:rPr>
      </w:pPr>
    </w:p>
    <w:p w14:paraId="14996648">
      <w:pPr>
        <w:spacing w:after="120" w:before="120" w:line="400" w:lineRule="exact"/>
        <w:ind w:firstLine="482"/>
        <w:rPr>
          <w:rFonts w:ascii="宋体" w:hAnsi="宋体"/>
          <w:szCs w:val="24"/>
          <w:highlight w:val="none"/>
        </w:rPr>
      </w:pPr>
      <w:r>
        <w:rPr>
          <w:rFonts w:ascii="宋体" w:hAnsi="宋体" w:eastAsiaTheme="minorEastAsia" w:cstheme="minorBidi"/>
          <w:szCs w:val="24"/>
          <w:highlight w:val="none"/>
        </w:rPr>
        <w:t>特此证明</w:t>
      </w:r>
    </w:p>
    <w:p w14:paraId="40ADD20F">
      <w:pPr>
        <w:spacing w:after="120" w:before="120" w:line="400" w:lineRule="exact"/>
        <w:ind w:firstLine="480"/>
        <w:rPr>
          <w:rFonts w:ascii="宋体" w:hAnsi="宋体"/>
          <w:szCs w:val="24"/>
          <w:highlight w:val="none"/>
          <w:u w:val="single"/>
        </w:rPr>
      </w:pPr>
    </w:p>
    <w:p w14:paraId="284E8F53">
      <w:pPr>
        <w:autoSpaceDE w:val="0"/>
        <w:autoSpaceDN w:val="0"/>
        <w:adjustRightInd w:val="0"/>
        <w:spacing w:line="400" w:lineRule="exact"/>
        <w:ind w:firstLine="3255" w:firstLineChars="1550"/>
        <w:rPr>
          <w:rFonts w:ascii="宋体" w:hAnsi="宋体"/>
          <w:bCs/>
          <w:szCs w:val="24"/>
          <w:highlight w:val="none"/>
        </w:rPr>
      </w:pPr>
      <w:r>
        <w:rPr>
          <w:rFonts w:ascii="宋体" w:hAnsi="宋体" w:eastAsiaTheme="minorEastAsia" w:cstheme="minorBidi"/>
          <w:bCs/>
          <w:szCs w:val="24"/>
          <w:highlight w:val="none"/>
        </w:rPr>
        <w:t>投标人（盖单位公章）：</w:t>
      </w:r>
      <w:r>
        <w:rPr>
          <w:rFonts w:ascii="宋体" w:hAnsi="宋体" w:eastAsiaTheme="minorEastAsia" w:cstheme="minorBidi"/>
          <w:bCs/>
          <w:szCs w:val="24"/>
          <w:highlight w:val="none"/>
          <w:u w:val="single"/>
        </w:rPr>
        <w:t xml:space="preserve">              </w:t>
      </w:r>
    </w:p>
    <w:p w14:paraId="0E05637B">
      <w:pPr>
        <w:spacing w:after="120" w:before="120" w:line="400" w:lineRule="exact"/>
        <w:ind w:firstLine="840" w:firstLineChars="400" w:left="3150" w:leftChars="1500"/>
        <w:rPr>
          <w:rFonts w:ascii="宋体" w:hAnsi="宋体"/>
          <w:szCs w:val="24"/>
          <w:highlight w:val="none"/>
        </w:rPr>
      </w:pP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年</w:t>
      </w: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月</w:t>
      </w: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日</w:t>
      </w:r>
    </w:p>
    <w:p w14:paraId="6325B7A6">
      <w:pPr>
        <w:spacing w:after="120" w:before="43" w:line="400" w:lineRule="exact"/>
        <w:rPr>
          <w:rFonts w:ascii="宋体" w:hAnsi="宋体"/>
          <w:szCs w:val="24"/>
          <w:highlight w:val="none"/>
        </w:rPr>
      </w:pPr>
      <w:r>
        <w:rPr>
          <w:rFonts w:ascii="宋体" w:hAnsi="宋体" w:eastAsiaTheme="minorEastAsia" w:cstheme="minorBidi"/>
          <w:szCs w:val="24"/>
          <w:highlight w:val="none"/>
        </w:rPr>
        <w:t>附法定代表人身份证复印件</w:t>
      </w:r>
      <w:r>
        <w:rPr>
          <w:rFonts w:ascii="宋体" w:hAnsi="宋体" w:eastAsiaTheme="minorEastAsia" w:cstheme="minorBidi"/>
          <w:highlight w:val="none"/>
        </w:rPr>
        <w:t>（</w:t>
      </w:r>
      <w:r>
        <w:rPr>
          <w:rFonts w:ascii="宋体" w:hAnsi="宋体" w:eastAsiaTheme="minorEastAsia" w:cstheme="minorBidi"/>
          <w:b/>
          <w:highlight w:val="none"/>
        </w:rPr>
        <w:t>尽量在同一页，如附单页须加盖单位公章</w:t>
      </w:r>
      <w:r>
        <w:rPr>
          <w:rFonts w:ascii="宋体" w:hAnsi="宋体" w:eastAsiaTheme="minorEastAsia" w:cstheme="minorBidi"/>
          <w:highlight w:val="none"/>
        </w:rPr>
        <w:t>）</w:t>
      </w:r>
    </w:p>
    <w:tbl>
      <w:tblPr>
        <w:tblStyle w:val="9"/>
        <w:tblW w:w="89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39"/>
        <w:gridCol w:w="4548"/>
      </w:tblGrid>
      <w:tr w14:paraId="46315CCE">
        <w:trPr>
          <w:hidden w:val="0"/>
          <w:trHeight w:val="306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39" w:type="dxa"/>
            <w:vAlign w:val="center"/>
          </w:tcPr>
          <w:p w14:paraId="7B995712">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法定代表人身份证</w:t>
            </w:r>
          </w:p>
          <w:p w14:paraId="2A4A4128">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正面复印件</w:t>
            </w:r>
          </w:p>
        </w:tc>
        <w:tc>
          <w:tcPr>
            <w:tcW w:w="4548" w:type="dxa"/>
            <w:vAlign w:val="center"/>
          </w:tcPr>
          <w:p w14:paraId="051BF08C">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法定代表人身份证</w:t>
            </w:r>
          </w:p>
          <w:p w14:paraId="3714ABA8">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背面复印件</w:t>
            </w:r>
          </w:p>
        </w:tc>
      </w:tr>
    </w:tbl>
    <w:p w14:paraId="6AA47D78">
      <w:pPr>
        <w:spacing w:line="400" w:lineRule="exact"/>
        <w:ind w:firstLine="2730" w:firstLineChars="1300"/>
        <w:rPr>
          <w:szCs w:val="24"/>
          <w:highlight w:val="none"/>
        </w:rPr>
      </w:pPr>
    </w:p>
    <w:p w14:paraId="501F12CF">
      <w:pPr>
        <w:spacing w:line="400" w:lineRule="exact"/>
        <w:ind w:firstLine="420" w:firstLineChars="200"/>
        <w:rPr>
          <w:highlight w:val="none"/>
        </w:rPr>
        <w:sectPr>
          <w:pgSz w:w="11906" w:h="16838"/>
          <w:pgMar w:top="1134" w:right="1134" w:bottom="1134" w:left="1134" w:header="782" w:footer="737" w:gutter="0"/>
          <w:pgNumType w:fmt="decimal"/>
          <w:cols w:space="720" w:num="1"/>
          <w:docGrid w:type="lines" w:linePitch="381" w:charSpace="0"/>
        </w:sectPr>
      </w:pPr>
    </w:p>
    <w:p w14:paraId="45E5F7E1">
      <w:pPr>
        <w:keepNext/>
        <w:keepLines/>
        <w:spacing w:after="190" w:afterLines="50" w:before="190" w:beforeLines="50" w:line="400" w:lineRule="exact"/>
        <w:jc w:val="center"/>
        <w:outlineLvl w:val="1"/>
        <w:rPr>
          <w:rFonts w:asciiTheme="minorEastAsia" w:hAnsiTheme="minorEastAsia" w:eastAsiaTheme="minorEastAsia"/>
          <w:bCs/>
          <w:szCs w:val="24"/>
          <w:highlight w:val="none"/>
        </w:rPr>
      </w:pPr>
      <w:bookmarkStart w:id="8" w:name="_Toc22481"/>
      <w:bookmarkStart w:id="9" w:name="_Toc34906008"/>
      <w:bookmarkStart w:id="10" w:name="_Toc32365"/>
      <w:bookmarkStart w:id="11" w:name="_Toc66089643"/>
      <w:r>
        <w:rPr>
          <w:rFonts w:hint="eastAsia" w:asciiTheme="minorEastAsia" w:hAnsiTheme="minorEastAsia" w:eastAsiaTheme="minorEastAsia" w:cstheme="minorBidi"/>
          <w:b/>
          <w:bCs/>
          <w:szCs w:val="24"/>
          <w:highlight w:val="none"/>
        </w:rPr>
        <w:t>三</w:t>
      </w:r>
      <w:r>
        <w:rPr>
          <w:rFonts w:asciiTheme="minorEastAsia" w:hAnsiTheme="minorEastAsia" w:eastAsiaTheme="minorEastAsia" w:cstheme="minorBidi"/>
          <w:b/>
          <w:bCs/>
          <w:szCs w:val="24"/>
          <w:highlight w:val="none"/>
        </w:rPr>
        <w:t>、</w:t>
      </w:r>
      <w:bookmarkEnd w:id="8"/>
      <w:r>
        <w:rPr>
          <w:rFonts w:hint="eastAsia" w:asciiTheme="minorEastAsia" w:hAnsiTheme="minorEastAsia" w:eastAsiaTheme="minorEastAsia" w:cstheme="minorBidi"/>
          <w:b/>
          <w:bCs/>
          <w:szCs w:val="24"/>
          <w:highlight w:val="none"/>
        </w:rPr>
        <w:t>法人授权委托书</w:t>
      </w:r>
      <w:bookmarkEnd w:id="9"/>
      <w:bookmarkEnd w:id="10"/>
      <w:bookmarkEnd w:id="11"/>
    </w:p>
    <w:p w14:paraId="2B908111">
      <w:pPr>
        <w:snapToGrid w:val="0"/>
        <w:spacing w:line="480" w:lineRule="auto"/>
        <w:ind w:firstLine="420" w:firstLineChars="200"/>
        <w:rPr>
          <w:rFonts w:ascii="宋体" w:hAnsi="宋体"/>
          <w:szCs w:val="24"/>
          <w:highlight w:val="none"/>
        </w:rPr>
      </w:pPr>
      <w:r>
        <w:rPr>
          <w:rFonts w:ascii="宋体" w:hAnsi="宋体" w:eastAsiaTheme="minorEastAsia" w:cstheme="minorBidi"/>
          <w:szCs w:val="24"/>
          <w:highlight w:val="none"/>
        </w:rPr>
        <w:t>委托人</w:t>
      </w:r>
      <w:r>
        <w:rPr>
          <w:rFonts w:ascii="宋体" w:hAnsi="宋体" w:eastAsiaTheme="minorEastAsia" w:cstheme="minorBidi"/>
          <w:szCs w:val="24"/>
          <w:highlight w:val="none"/>
          <w:u w:val="single"/>
        </w:rPr>
        <w:t xml:space="preserve">  （投标单位全称）法定代表人（姓名）</w:t>
      </w:r>
      <w:r>
        <w:rPr>
          <w:rFonts w:ascii="宋体" w:hAnsi="宋体" w:eastAsiaTheme="minorEastAsia" w:cstheme="minorBidi"/>
          <w:szCs w:val="24"/>
          <w:highlight w:val="none"/>
        </w:rPr>
        <w:t>，现授权委托</w:t>
      </w:r>
      <w:r>
        <w:rPr>
          <w:rFonts w:ascii="宋体" w:hAnsi="宋体" w:eastAsiaTheme="minorEastAsia" w:cstheme="minorBidi"/>
          <w:szCs w:val="24"/>
          <w:highlight w:val="none"/>
          <w:u w:val="single"/>
        </w:rPr>
        <w:t xml:space="preserve">      （投标单位全称）</w:t>
      </w:r>
      <w:r>
        <w:rPr>
          <w:rFonts w:ascii="宋体" w:hAnsi="宋体" w:eastAsiaTheme="minorEastAsia" w:cstheme="minorBidi"/>
          <w:szCs w:val="24"/>
          <w:highlight w:val="none"/>
        </w:rPr>
        <w:t xml:space="preserve">的 </w:t>
      </w:r>
      <w:r>
        <w:rPr>
          <w:rFonts w:ascii="宋体" w:hAnsi="宋体" w:eastAsiaTheme="minorEastAsia" w:cstheme="minorBidi"/>
          <w:szCs w:val="24"/>
          <w:highlight w:val="none"/>
          <w:u w:val="single"/>
        </w:rPr>
        <w:t xml:space="preserve">（姓名）(职务) （性别：）      </w:t>
      </w:r>
      <w:r>
        <w:rPr>
          <w:rFonts w:ascii="宋体" w:hAnsi="宋体" w:eastAsiaTheme="minorEastAsia" w:cstheme="minorBidi"/>
          <w:szCs w:val="24"/>
          <w:highlight w:val="none"/>
        </w:rPr>
        <w:t>为我单位委托代理人。被授权人在我单位参加的</w:t>
      </w: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项目投标活动过程中有权代表我单位做出相关意思表示。被授权人在投标、开标、评标、合同谈判、合同签署等过程中所签署的一切文件和处理与之有关的一切事务均代表我单位，我单位均予以承认，并承担相应的法律后果。</w:t>
      </w:r>
    </w:p>
    <w:p w14:paraId="5CDA23C0">
      <w:pPr>
        <w:spacing w:after="120" w:before="120" w:line="400" w:lineRule="exact"/>
        <w:ind w:firstLine="420" w:firstLineChars="200"/>
        <w:rPr>
          <w:rFonts w:ascii="宋体" w:hAnsi="宋体"/>
          <w:szCs w:val="24"/>
          <w:highlight w:val="none"/>
          <w:u w:val="single"/>
        </w:rPr>
      </w:pPr>
      <w:r>
        <w:rPr>
          <w:rFonts w:ascii="宋体" w:hAnsi="宋体" w:eastAsiaTheme="minorEastAsia" w:cstheme="minorBidi"/>
          <w:szCs w:val="24"/>
          <w:highlight w:val="none"/>
        </w:rPr>
        <w:t>委托期限：</w:t>
      </w:r>
      <w:r>
        <w:rPr>
          <w:rFonts w:ascii="宋体" w:hAnsi="宋体" w:eastAsiaTheme="minorEastAsia" w:cstheme="minorBidi"/>
          <w:szCs w:val="24"/>
          <w:highlight w:val="none"/>
          <w:u w:val="single"/>
        </w:rPr>
        <w:t xml:space="preserve">                   </w:t>
      </w:r>
    </w:p>
    <w:p w14:paraId="09A43C42">
      <w:pPr>
        <w:spacing w:after="120" w:before="120" w:line="400" w:lineRule="exact"/>
        <w:ind w:firstLine="420" w:firstLineChars="200"/>
        <w:rPr>
          <w:rFonts w:ascii="宋体" w:hAnsi="宋体"/>
          <w:szCs w:val="24"/>
          <w:highlight w:val="none"/>
        </w:rPr>
      </w:pPr>
      <w:r>
        <w:rPr>
          <w:rFonts w:ascii="宋体" w:hAnsi="宋体" w:eastAsiaTheme="minorEastAsia" w:cstheme="minorBidi"/>
          <w:szCs w:val="24"/>
          <w:highlight w:val="none"/>
        </w:rPr>
        <w:t>代理人无转委托权。</w:t>
      </w:r>
    </w:p>
    <w:p w14:paraId="7C0A19C3">
      <w:pPr>
        <w:spacing w:line="400" w:lineRule="exact"/>
        <w:ind w:firstLine="4200" w:firstLineChars="2000"/>
        <w:rPr>
          <w:szCs w:val="24"/>
          <w:highlight w:val="none"/>
        </w:rPr>
      </w:pPr>
      <w:r>
        <w:rPr>
          <w:szCs w:val="24"/>
          <w:highlight w:val="none"/>
        </w:rPr>
        <w:t>投标人（盖单位公章）：</w:t>
      </w:r>
    </w:p>
    <w:p w14:paraId="2DC6604E">
      <w:pPr>
        <w:spacing w:line="400" w:lineRule="exact"/>
        <w:ind w:firstLine="4200" w:firstLineChars="2000"/>
        <w:rPr>
          <w:szCs w:val="24"/>
          <w:highlight w:val="none"/>
        </w:rPr>
      </w:pPr>
      <w:r>
        <w:rPr>
          <w:szCs w:val="24"/>
          <w:highlight w:val="none"/>
        </w:rPr>
        <w:t>法定代表人</w:t>
      </w:r>
      <w:r>
        <w:rPr>
          <w:rFonts w:hint="eastAsia" w:asciiTheme="minorHAnsi" w:hAnsiTheme="minorHAnsi" w:eastAsiaTheme="minorEastAsia" w:cstheme="minorBidi"/>
          <w:szCs w:val="24"/>
          <w:highlight w:val="none"/>
        </w:rPr>
        <w:t>：</w:t>
      </w:r>
      <w:r>
        <w:rPr>
          <w:szCs w:val="24"/>
          <w:highlight w:val="none"/>
        </w:rPr>
        <w:t>（</w:t>
      </w:r>
      <w:r>
        <w:rPr>
          <w:rFonts w:hint="eastAsia" w:asciiTheme="minorHAnsi" w:hAnsiTheme="minorHAnsi" w:eastAsiaTheme="minorEastAsia" w:cstheme="minorBidi"/>
          <w:szCs w:val="24"/>
          <w:highlight w:val="none"/>
        </w:rPr>
        <w:t>签字或签章</w:t>
      </w:r>
      <w:r>
        <w:rPr>
          <w:szCs w:val="24"/>
          <w:highlight w:val="none"/>
        </w:rPr>
        <w:t>）</w:t>
      </w:r>
    </w:p>
    <w:p w14:paraId="31FEE0C1">
      <w:pPr>
        <w:spacing w:line="400" w:lineRule="exact"/>
        <w:ind w:firstLine="4200" w:firstLineChars="2000"/>
        <w:rPr>
          <w:szCs w:val="24"/>
          <w:highlight w:val="none"/>
        </w:rPr>
      </w:pPr>
      <w:r>
        <w:rPr>
          <w:szCs w:val="24"/>
          <w:highlight w:val="none"/>
        </w:rPr>
        <w:t>委托代理人：（</w:t>
      </w:r>
      <w:r>
        <w:rPr>
          <w:rFonts w:hint="eastAsia" w:asciiTheme="minorHAnsi" w:hAnsiTheme="minorHAnsi" w:eastAsiaTheme="minorEastAsia" w:cstheme="minorBidi"/>
          <w:szCs w:val="24"/>
          <w:highlight w:val="none"/>
        </w:rPr>
        <w:t>签字或签章</w:t>
      </w:r>
      <w:r>
        <w:rPr>
          <w:szCs w:val="24"/>
          <w:highlight w:val="none"/>
        </w:rPr>
        <w:t>）</w:t>
      </w:r>
    </w:p>
    <w:p w14:paraId="173C0345">
      <w:pPr>
        <w:spacing w:line="400" w:lineRule="exact"/>
        <w:ind w:firstLine="4620" w:firstLineChars="2200"/>
        <w:rPr>
          <w:szCs w:val="24"/>
          <w:highlight w:val="none"/>
        </w:rPr>
      </w:pPr>
      <w:r>
        <w:rPr>
          <w:rFonts w:ascii="宋体" w:hAnsi="宋体" w:eastAsiaTheme="minorEastAsia" w:cstheme="minorBidi"/>
          <w:szCs w:val="24"/>
          <w:highlight w:val="none"/>
          <w:u w:val="single"/>
        </w:rPr>
        <w:t xml:space="preserve">    </w:t>
      </w:r>
      <w:r>
        <w:rPr>
          <w:szCs w:val="24"/>
          <w:highlight w:val="none"/>
        </w:rPr>
        <w:t>年</w:t>
      </w:r>
      <w:r>
        <w:rPr>
          <w:rFonts w:ascii="宋体" w:hAnsi="宋体" w:eastAsiaTheme="minorEastAsia" w:cstheme="minorBidi"/>
          <w:szCs w:val="24"/>
          <w:highlight w:val="none"/>
          <w:u w:val="single"/>
        </w:rPr>
        <w:t xml:space="preserve">    </w:t>
      </w:r>
      <w:r>
        <w:rPr>
          <w:szCs w:val="24"/>
          <w:highlight w:val="none"/>
        </w:rPr>
        <w:t>月</w:t>
      </w:r>
      <w:r>
        <w:rPr>
          <w:rFonts w:ascii="宋体" w:hAnsi="宋体" w:eastAsiaTheme="minorEastAsia" w:cstheme="minorBidi"/>
          <w:szCs w:val="24"/>
          <w:highlight w:val="none"/>
          <w:u w:val="single"/>
        </w:rPr>
        <w:t xml:space="preserve">    </w:t>
      </w:r>
      <w:r>
        <w:rPr>
          <w:szCs w:val="24"/>
          <w:highlight w:val="none"/>
        </w:rPr>
        <w:t>日</w:t>
      </w:r>
    </w:p>
    <w:p w14:paraId="70FA5CB6">
      <w:pPr>
        <w:spacing w:after="120" w:before="43" w:line="400" w:lineRule="exact"/>
        <w:rPr>
          <w:rFonts w:ascii="宋体" w:hAnsi="宋体"/>
          <w:szCs w:val="24"/>
          <w:highlight w:val="none"/>
        </w:rPr>
      </w:pPr>
      <w:r>
        <w:rPr>
          <w:rFonts w:ascii="宋体" w:hAnsi="宋体" w:eastAsiaTheme="minorEastAsia" w:cstheme="minorBidi"/>
          <w:szCs w:val="24"/>
          <w:highlight w:val="none"/>
        </w:rPr>
        <w:t>附：委托代理人身份证复印件（</w:t>
      </w:r>
      <w:r>
        <w:rPr>
          <w:rFonts w:ascii="宋体" w:hAnsi="宋体" w:eastAsiaTheme="minorEastAsia" w:cstheme="minorBidi"/>
          <w:b/>
          <w:szCs w:val="24"/>
          <w:highlight w:val="none"/>
        </w:rPr>
        <w:t>尽量在同一页，如附单页须加盖单位公章）</w:t>
      </w:r>
      <w:r>
        <w:rPr>
          <w:rFonts w:ascii="宋体" w:hAnsi="宋体" w:eastAsiaTheme="minorEastAsia" w:cstheme="minorBidi"/>
          <w:szCs w:val="24"/>
          <w:highlight w:val="none"/>
        </w:rPr>
        <w:t>：</w:t>
      </w:r>
    </w:p>
    <w:p w14:paraId="699C87E7">
      <w:pPr>
        <w:spacing w:line="400" w:lineRule="exact"/>
        <w:ind w:firstLine="3570" w:firstLineChars="1700"/>
        <w:rPr>
          <w:szCs w:val="24"/>
          <w:highlight w:val="none"/>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39"/>
        <w:gridCol w:w="4548"/>
      </w:tblGrid>
      <w:tr w14:paraId="61F116F1">
        <w:trPr>
          <w:hidden w:val="0"/>
          <w:trHeight w:val="245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39" w:type="dxa"/>
            <w:vAlign w:val="center"/>
          </w:tcPr>
          <w:p w14:paraId="53D168AE">
            <w:pPr>
              <w:spacing w:after="190" w:afterLines="50" w:before="120" w:line="400" w:lineRule="exact"/>
              <w:jc w:val="center"/>
              <w:rPr>
                <w:rFonts w:ascii="宋体" w:hAnsi="宋体"/>
                <w:b/>
                <w:szCs w:val="24"/>
                <w:highlight w:val="none"/>
              </w:rPr>
            </w:pPr>
            <w:r>
              <w:rPr>
                <w:rFonts w:ascii="宋体" w:hAnsi="宋体" w:eastAsiaTheme="minorEastAsia" w:cstheme="minorBidi"/>
                <w:szCs w:val="24"/>
                <w:highlight w:val="none"/>
              </w:rPr>
              <w:t>委托代理人</w:t>
            </w:r>
            <w:r>
              <w:rPr>
                <w:rFonts w:ascii="宋体" w:hAnsi="宋体" w:eastAsiaTheme="minorEastAsia" w:cstheme="minorBidi"/>
                <w:b/>
                <w:szCs w:val="24"/>
                <w:highlight w:val="none"/>
              </w:rPr>
              <w:t>身份证</w:t>
            </w:r>
          </w:p>
          <w:p w14:paraId="51C35861">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正面复印件</w:t>
            </w:r>
          </w:p>
        </w:tc>
        <w:tc>
          <w:tcPr>
            <w:tcW w:w="4548" w:type="dxa"/>
            <w:vAlign w:val="center"/>
          </w:tcPr>
          <w:p w14:paraId="020F3737">
            <w:pPr>
              <w:spacing w:after="190" w:afterLines="50" w:before="120" w:line="400" w:lineRule="exact"/>
              <w:jc w:val="center"/>
              <w:rPr>
                <w:rFonts w:ascii="宋体" w:hAnsi="宋体"/>
                <w:b/>
                <w:szCs w:val="24"/>
                <w:highlight w:val="none"/>
              </w:rPr>
            </w:pPr>
            <w:r>
              <w:rPr>
                <w:rFonts w:ascii="宋体" w:hAnsi="宋体" w:eastAsiaTheme="minorEastAsia" w:cstheme="minorBidi"/>
                <w:szCs w:val="24"/>
                <w:highlight w:val="none"/>
              </w:rPr>
              <w:t>委托代理人</w:t>
            </w:r>
            <w:r>
              <w:rPr>
                <w:rFonts w:ascii="宋体" w:hAnsi="宋体" w:eastAsiaTheme="minorEastAsia" w:cstheme="minorBidi"/>
                <w:b/>
                <w:szCs w:val="24"/>
                <w:highlight w:val="none"/>
              </w:rPr>
              <w:t>身份证</w:t>
            </w:r>
          </w:p>
          <w:p w14:paraId="2543EF42">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背面复印件</w:t>
            </w:r>
          </w:p>
        </w:tc>
      </w:tr>
    </w:tbl>
    <w:p w14:paraId="773D6D80">
      <w:pPr>
        <w:spacing w:line="400" w:lineRule="exact"/>
        <w:ind w:firstLine="422" w:firstLineChars="200"/>
        <w:rPr>
          <w:b/>
          <w:szCs w:val="24"/>
          <w:highlight w:val="none"/>
        </w:rPr>
        <w:sectPr>
          <w:pgSz w:w="11906" w:h="16838"/>
          <w:pgMar w:top="1134" w:right="1134" w:bottom="1134" w:left="1134" w:header="782" w:footer="737" w:gutter="0"/>
          <w:pgNumType w:fmt="decimal"/>
          <w:cols w:space="720" w:num="1"/>
          <w:docGrid w:type="lines" w:linePitch="381" w:charSpace="0"/>
        </w:sectPr>
      </w:pPr>
      <w:r>
        <w:rPr>
          <w:rFonts w:hint="eastAsia" w:asciiTheme="minorHAnsi" w:hAnsiTheme="minorHAnsi" w:eastAsiaTheme="minorEastAsia" w:cstheme="minorBidi"/>
          <w:b/>
          <w:szCs w:val="24"/>
          <w:highlight w:val="none"/>
        </w:rPr>
        <w:t>注：法定代表人亲自参加投标活动的不需要提供。</w:t>
      </w:r>
    </w:p>
    <w:p w14:paraId="6CE55E15">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12" w:name="_Toc66089644"/>
      <w:bookmarkStart w:id="13" w:name="_Toc712"/>
      <w:r>
        <w:rPr>
          <w:rFonts w:hint="eastAsia" w:asciiTheme="minorEastAsia" w:hAnsiTheme="minorEastAsia" w:eastAsiaTheme="minorEastAsia" w:cstheme="minorBidi"/>
          <w:b/>
          <w:bCs/>
          <w:szCs w:val="24"/>
          <w:highlight w:val="none"/>
        </w:rPr>
        <w:t>四</w:t>
      </w:r>
      <w:r>
        <w:rPr>
          <w:rFonts w:asciiTheme="minorEastAsia" w:hAnsiTheme="minorEastAsia" w:eastAsiaTheme="minorEastAsia" w:cstheme="minorBidi"/>
          <w:b/>
          <w:bCs/>
          <w:szCs w:val="24"/>
          <w:highlight w:val="none"/>
        </w:rPr>
        <w:t>、</w:t>
      </w:r>
      <w:bookmarkStart w:id="14" w:name="_Toc9215"/>
      <w:r>
        <w:rPr>
          <w:rFonts w:asciiTheme="minorEastAsia" w:hAnsiTheme="minorEastAsia" w:eastAsiaTheme="minorEastAsia" w:cstheme="minorBidi"/>
          <w:b/>
          <w:bCs/>
          <w:szCs w:val="24"/>
          <w:highlight w:val="none"/>
        </w:rPr>
        <w:t>投标保证金</w:t>
      </w:r>
      <w:bookmarkEnd w:id="12"/>
      <w:bookmarkEnd w:id="13"/>
      <w:bookmarkEnd w:id="14"/>
    </w:p>
    <w:p w14:paraId="1F1166F8">
      <w:pPr>
        <w:spacing w:line="400" w:lineRule="exact"/>
        <w:ind w:firstLine="420" w:firstLineChars="200"/>
        <w:rPr>
          <w:szCs w:val="24"/>
          <w:highlight w:val="none"/>
        </w:rPr>
      </w:pPr>
    </w:p>
    <w:p w14:paraId="4126C108">
      <w:pPr>
        <w:spacing w:line="400" w:lineRule="exact"/>
        <w:jc w:val="center"/>
        <w:rPr>
          <w:b/>
          <w:highlight w:val="none"/>
        </w:rPr>
      </w:pPr>
      <w:r>
        <w:rPr>
          <w:rFonts w:hint="eastAsia" w:asciiTheme="minorHAnsi" w:hAnsiTheme="minorHAnsi" w:eastAsiaTheme="minorEastAsia" w:cstheme="minorBidi"/>
          <w:b/>
          <w:highlight w:val="none"/>
        </w:rPr>
        <w:t>请附投标保证金交付凭据复印件并加盖单位公章。</w:t>
      </w:r>
    </w:p>
    <w:p w14:paraId="50FB9462">
      <w:pPr>
        <w:spacing w:line="400" w:lineRule="exact"/>
        <w:rPr>
          <w:highlight w:val="none"/>
        </w:rPr>
      </w:pPr>
    </w:p>
    <w:p w14:paraId="56AFE3F7">
      <w:pPr>
        <w:rPr>
          <w:rFonts w:asciiTheme="minorEastAsia" w:hAnsiTheme="minorEastAsia" w:eastAsiaTheme="minorEastAsia"/>
          <w:b/>
          <w:bCs/>
          <w:szCs w:val="24"/>
          <w:highlight w:val="none"/>
        </w:rPr>
      </w:pPr>
      <w:r>
        <w:rPr>
          <w:rFonts w:hint="eastAsia" w:asciiTheme="minorEastAsia" w:hAnsiTheme="minorEastAsia" w:eastAsiaTheme="minorEastAsia" w:cstheme="minorBidi"/>
          <w:b/>
          <w:bCs/>
          <w:szCs w:val="24"/>
          <w:highlight w:val="none"/>
        </w:rPr>
        <w:br w:type="page"/>
      </w:r>
    </w:p>
    <w:p w14:paraId="1BBD837E">
      <w:pPr>
        <w:keepNext/>
        <w:keepLines/>
        <w:spacing w:after="190" w:afterLines="50" w:before="190" w:beforeLines="50" w:line="400" w:lineRule="exact"/>
        <w:jc w:val="center"/>
        <w:outlineLvl w:val="1"/>
        <w:rPr>
          <w:b/>
          <w:szCs w:val="24"/>
          <w:highlight w:val="none"/>
        </w:rPr>
      </w:pPr>
      <w:bookmarkStart w:id="15" w:name="_Toc18196"/>
      <w:r>
        <w:rPr>
          <w:rFonts w:hint="eastAsia" w:asciiTheme="minorEastAsia" w:hAnsiTheme="minorEastAsia" w:eastAsiaTheme="minorEastAsia" w:cstheme="minorBidi"/>
          <w:b/>
          <w:bCs/>
          <w:szCs w:val="24"/>
          <w:highlight w:val="none"/>
        </w:rPr>
        <w:t>五</w:t>
      </w:r>
      <w:r>
        <w:rPr>
          <w:rFonts w:asciiTheme="minorEastAsia" w:hAnsiTheme="minorEastAsia" w:eastAsiaTheme="minorEastAsia" w:cstheme="minorBidi"/>
          <w:b/>
          <w:bCs/>
          <w:szCs w:val="24"/>
          <w:highlight w:val="none"/>
        </w:rPr>
        <w:t>、</w:t>
      </w:r>
      <w:r>
        <w:rPr>
          <w:rFonts w:hint="eastAsia" w:asciiTheme="minorHAnsi" w:hAnsiTheme="minorHAnsi" w:eastAsiaTheme="minorEastAsia" w:cstheme="minorBidi"/>
          <w:b/>
          <w:szCs w:val="24"/>
          <w:highlight w:val="none"/>
        </w:rPr>
        <w:t>商务条款偏离表</w:t>
      </w:r>
      <w:bookmarkEnd w:id="15"/>
    </w:p>
    <w:tbl>
      <w:tblPr>
        <w:tblStyle w:val="9"/>
        <w:tblW w:w="96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1"/>
        <w:gridCol w:w="4279"/>
        <w:gridCol w:w="3144"/>
        <w:gridCol w:w="773"/>
        <w:gridCol w:w="741"/>
      </w:tblGrid>
      <w:tr w14:paraId="6F406D19">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4DDF5CBA">
            <w:pPr>
              <w:adjustRightInd w:val="0"/>
              <w:snapToGrid w:val="0"/>
              <w:jc w:val="center"/>
              <w:rPr>
                <w:rFonts w:ascii="宋体" w:hAnsi="宋体" w:cs="宋体"/>
                <w:szCs w:val="21"/>
                <w:highlight w:val="none"/>
              </w:rPr>
            </w:pPr>
            <w:r>
              <w:rPr>
                <w:rFonts w:ascii="宋体" w:hAnsi="宋体" w:cs="宋体" w:eastAsiaTheme="minorEastAsia"/>
                <w:szCs w:val="21"/>
                <w:highlight w:val="none"/>
              </w:rPr>
              <w:t>序号</w:t>
            </w:r>
          </w:p>
        </w:tc>
        <w:tc>
          <w:tcPr>
            <w:tcW w:w="4279" w:type="dxa"/>
            <w:vAlign w:val="center"/>
          </w:tcPr>
          <w:p w14:paraId="55167871">
            <w:pPr>
              <w:adjustRightInd w:val="0"/>
              <w:snapToGrid w:val="0"/>
              <w:jc w:val="center"/>
              <w:rPr>
                <w:rFonts w:ascii="宋体" w:hAnsi="宋体" w:cs="宋体"/>
                <w:szCs w:val="21"/>
                <w:highlight w:val="none"/>
              </w:rPr>
            </w:pPr>
            <w:r>
              <w:rPr>
                <w:rFonts w:ascii="宋体" w:hAnsi="宋体" w:cs="宋体" w:eastAsiaTheme="minorEastAsia"/>
                <w:szCs w:val="21"/>
                <w:highlight w:val="none"/>
              </w:rPr>
              <w:t>招标文件的商务条款</w:t>
            </w:r>
          </w:p>
          <w:p w14:paraId="2F8D81E4">
            <w:pPr>
              <w:adjustRightInd w:val="0"/>
              <w:snapToGrid w:val="0"/>
              <w:jc w:val="center"/>
              <w:rPr>
                <w:rFonts w:ascii="宋体" w:hAnsi="宋体" w:cs="宋体"/>
                <w:szCs w:val="21"/>
                <w:highlight w:val="none"/>
              </w:rPr>
            </w:pPr>
            <w:r>
              <w:rPr>
                <w:rFonts w:ascii="宋体" w:hAnsi="宋体" w:cs="宋体" w:eastAsiaTheme="minorEastAsia"/>
                <w:sz w:val="21"/>
                <w:szCs w:val="21"/>
                <w:highlight w:val="none"/>
              </w:rPr>
              <w:t>（</w:t>
            </w:r>
            <w:r>
              <w:rPr>
                <w:rFonts w:ascii="宋体" w:hAnsi="宋体" w:cs="宋体" w:eastAsiaTheme="minorEastAsia"/>
                <w:b/>
                <w:sz w:val="21"/>
                <w:szCs w:val="21"/>
                <w:highlight w:val="none"/>
              </w:rPr>
              <w:t>实质性要求及重要指标用★标注，★标注项不得负偏离，如果</w:t>
            </w:r>
            <w:bookmarkStart w:id="116" w:name="_GoBack"/>
            <w:bookmarkEnd w:id="116"/>
            <w:r>
              <w:rPr>
                <w:rFonts w:ascii="宋体" w:hAnsi="宋体" w:cs="宋体" w:eastAsiaTheme="minorEastAsia"/>
                <w:b/>
                <w:sz w:val="21"/>
                <w:szCs w:val="21"/>
                <w:highlight w:val="none"/>
              </w:rPr>
              <w:t>负偏离，则</w:t>
            </w:r>
            <w:r>
              <w:rPr>
                <w:rFonts w:ascii="宋体" w:hAnsi="宋体" w:cs="宋体" w:eastAsiaTheme="minorEastAsia"/>
                <w:b/>
                <w:sz w:val="21"/>
                <w:szCs w:val="21"/>
                <w:highlight w:val="none"/>
                <w:lang w:val="en-US" w:eastAsia="zh-CN"/>
              </w:rPr>
              <w:t>投标</w:t>
            </w:r>
            <w:r>
              <w:rPr>
                <w:rFonts w:ascii="宋体" w:hAnsi="宋体" w:cs="宋体" w:eastAsiaTheme="minorEastAsia"/>
                <w:b/>
                <w:sz w:val="21"/>
                <w:szCs w:val="21"/>
                <w:highlight w:val="none"/>
              </w:rPr>
              <w:t>文件无效。</w:t>
            </w:r>
            <w:r>
              <w:rPr>
                <w:rFonts w:ascii="宋体" w:hAnsi="宋体" w:cs="宋体" w:eastAsiaTheme="minorEastAsia"/>
                <w:sz w:val="21"/>
                <w:szCs w:val="21"/>
                <w:highlight w:val="none"/>
              </w:rPr>
              <w:t>）</w:t>
            </w:r>
          </w:p>
        </w:tc>
        <w:tc>
          <w:tcPr>
            <w:tcW w:w="3144" w:type="dxa"/>
            <w:vAlign w:val="center"/>
          </w:tcPr>
          <w:p w14:paraId="5B0C6B9F">
            <w:pPr>
              <w:adjustRightInd w:val="0"/>
              <w:jc w:val="center"/>
              <w:rPr>
                <w:rFonts w:ascii="宋体" w:hAnsi="宋体" w:cs="宋体"/>
                <w:szCs w:val="21"/>
                <w:highlight w:val="none"/>
              </w:rPr>
            </w:pPr>
            <w:r>
              <w:rPr>
                <w:rFonts w:ascii="宋体" w:hAnsi="宋体" w:cs="宋体" w:eastAsiaTheme="minorEastAsia"/>
                <w:szCs w:val="21"/>
                <w:highlight w:val="none"/>
              </w:rPr>
              <w:t>投标文件</w:t>
            </w:r>
          </w:p>
          <w:p w14:paraId="74220F0E">
            <w:pPr>
              <w:adjustRightInd w:val="0"/>
              <w:jc w:val="center"/>
              <w:rPr>
                <w:rFonts w:ascii="宋体" w:hAnsi="宋体" w:cs="宋体"/>
                <w:szCs w:val="21"/>
                <w:highlight w:val="none"/>
              </w:rPr>
            </w:pPr>
            <w:r>
              <w:rPr>
                <w:rFonts w:ascii="宋体" w:hAnsi="宋体" w:cs="宋体" w:eastAsiaTheme="minorEastAsia"/>
                <w:szCs w:val="21"/>
                <w:highlight w:val="none"/>
              </w:rPr>
              <w:t>响应内容</w:t>
            </w:r>
          </w:p>
        </w:tc>
        <w:tc>
          <w:tcPr>
            <w:tcW w:w="773" w:type="dxa"/>
            <w:vAlign w:val="center"/>
          </w:tcPr>
          <w:p w14:paraId="0AE233C4">
            <w:pPr>
              <w:adjustRightInd w:val="0"/>
              <w:snapToGrid w:val="0"/>
              <w:jc w:val="center"/>
              <w:rPr>
                <w:rFonts w:ascii="宋体" w:hAnsi="宋体" w:cs="宋体"/>
                <w:szCs w:val="21"/>
                <w:highlight w:val="none"/>
              </w:rPr>
            </w:pPr>
            <w:r>
              <w:rPr>
                <w:rFonts w:ascii="宋体" w:hAnsi="宋体" w:cs="宋体" w:eastAsiaTheme="minorEastAsia"/>
                <w:szCs w:val="21"/>
                <w:highlight w:val="none"/>
              </w:rPr>
              <w:t>偏离程度</w:t>
            </w:r>
          </w:p>
        </w:tc>
        <w:tc>
          <w:tcPr>
            <w:tcW w:w="741" w:type="dxa"/>
            <w:vAlign w:val="center"/>
          </w:tcPr>
          <w:p w14:paraId="45AA69B3">
            <w:pPr>
              <w:adjustRightInd w:val="0"/>
              <w:snapToGrid w:val="0"/>
              <w:jc w:val="center"/>
              <w:rPr>
                <w:rFonts w:ascii="宋体" w:hAnsi="宋体" w:cs="宋体"/>
                <w:szCs w:val="21"/>
                <w:highlight w:val="none"/>
              </w:rPr>
            </w:pPr>
            <w:r>
              <w:rPr>
                <w:rFonts w:ascii="宋体" w:hAnsi="宋体" w:cs="宋体" w:eastAsiaTheme="minorEastAsia"/>
                <w:szCs w:val="21"/>
                <w:highlight w:val="none"/>
              </w:rPr>
              <w:t>偏离说明</w:t>
            </w:r>
          </w:p>
        </w:tc>
      </w:tr>
      <w:tr w14:paraId="1C43CB55">
        <w:trPr>
          <w:hidden w:val="0"/>
          <w:trHeight w:val="62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2AC93C5">
            <w:pPr>
              <w:adjustRightInd w:val="0"/>
              <w:snapToGrid w:val="0"/>
              <w:jc w:val="center"/>
              <w:rPr>
                <w:rFonts w:ascii="宋体" w:hAnsi="宋体" w:cs="宋体"/>
                <w:bCs/>
                <w:szCs w:val="21"/>
                <w:highlight w:val="none"/>
              </w:rPr>
            </w:pPr>
            <w:r>
              <w:rPr>
                <w:rFonts w:ascii="宋体" w:hAnsi="宋体" w:cs="宋体" w:eastAsiaTheme="minorEastAsia"/>
                <w:bCs/>
                <w:szCs w:val="21"/>
                <w:highlight w:val="none"/>
              </w:rPr>
              <w:t>★1</w:t>
            </w:r>
          </w:p>
        </w:tc>
        <w:tc>
          <w:tcPr>
            <w:tcW w:w="4279" w:type="dxa"/>
            <w:vAlign w:val="center"/>
          </w:tcPr>
          <w:p w14:paraId="33C64BEB">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ascii="宋体" w:hAnsi="宋体" w:cs="宋体"/>
                <w:szCs w:val="21"/>
                <w:highlight w:val="none"/>
              </w:rPr>
            </w:pPr>
            <w:r>
              <w:rPr>
                <w:rFonts w:ascii="宋体" w:hAnsi="宋体" w:cs="宋体" w:eastAsiaTheme="minorEastAsia"/>
                <w:szCs w:val="21"/>
                <w:highlight w:val="none"/>
              </w:rPr>
              <w:t>交货期限：</w:t>
            </w:r>
            <w:r>
              <w:rPr>
                <w:rFonts w:ascii="宋体" w:hAnsi="宋体" w:cs="宋体" w:eastAsiaTheme="minorEastAsia"/>
                <w:szCs w:val="21"/>
                <w:highlight w:val="none"/>
                <w:lang w:eastAsia="zh-CN"/>
              </w:rPr>
              <w:t>合同签订之日起60日内</w:t>
            </w:r>
            <w:r>
              <w:rPr>
                <w:rFonts w:ascii="宋体" w:hAnsi="宋体" w:cs="宋体" w:eastAsiaTheme="minorEastAsia"/>
                <w:szCs w:val="21"/>
                <w:highlight w:val="none"/>
              </w:rPr>
              <w:t>。</w:t>
            </w:r>
          </w:p>
        </w:tc>
        <w:tc>
          <w:tcPr>
            <w:tcW w:w="3144" w:type="dxa"/>
            <w:vAlign w:val="center"/>
          </w:tcPr>
          <w:p w14:paraId="27011695">
            <w:pPr>
              <w:adjustRightInd w:val="0"/>
              <w:snapToGrid w:val="0"/>
              <w:ind w:right="105" w:rightChars="50"/>
              <w:rPr>
                <w:rFonts w:ascii="宋体" w:hAnsi="宋体" w:cs="宋体"/>
                <w:szCs w:val="21"/>
                <w:highlight w:val="none"/>
              </w:rPr>
            </w:pPr>
          </w:p>
        </w:tc>
        <w:tc>
          <w:tcPr>
            <w:tcW w:w="773" w:type="dxa"/>
            <w:vAlign w:val="center"/>
          </w:tcPr>
          <w:p w14:paraId="60BF8500">
            <w:pPr>
              <w:adjustRightInd w:val="0"/>
              <w:snapToGrid w:val="0"/>
              <w:ind w:right="105" w:rightChars="50"/>
              <w:jc w:val="center"/>
              <w:rPr>
                <w:rFonts w:ascii="宋体" w:hAnsi="宋体" w:cs="宋体"/>
                <w:szCs w:val="21"/>
                <w:highlight w:val="none"/>
              </w:rPr>
            </w:pPr>
          </w:p>
        </w:tc>
        <w:tc>
          <w:tcPr>
            <w:tcW w:w="741" w:type="dxa"/>
            <w:vAlign w:val="center"/>
          </w:tcPr>
          <w:p w14:paraId="48F878A4">
            <w:pPr>
              <w:adjustRightInd w:val="0"/>
              <w:snapToGrid w:val="0"/>
              <w:ind w:right="105" w:rightChars="50"/>
              <w:jc w:val="center"/>
              <w:rPr>
                <w:rFonts w:ascii="宋体" w:hAnsi="宋体" w:cs="宋体"/>
                <w:szCs w:val="21"/>
                <w:highlight w:val="none"/>
              </w:rPr>
            </w:pPr>
          </w:p>
        </w:tc>
      </w:tr>
      <w:tr w14:paraId="56E5AD64">
        <w:trPr>
          <w:hidden w:val="0"/>
          <w:trHeight w:val="67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E31B0AB">
            <w:pPr>
              <w:adjustRightInd w:val="0"/>
              <w:snapToGrid w:val="0"/>
              <w:jc w:val="center"/>
              <w:rPr>
                <w:rFonts w:ascii="宋体" w:hAnsi="宋体" w:cs="宋体"/>
                <w:bCs/>
                <w:szCs w:val="21"/>
                <w:highlight w:val="none"/>
              </w:rPr>
            </w:pPr>
            <w:r>
              <w:rPr>
                <w:rFonts w:ascii="宋体" w:hAnsi="宋体" w:cs="宋体" w:eastAsiaTheme="minorEastAsia"/>
                <w:bCs/>
                <w:szCs w:val="21"/>
                <w:highlight w:val="none"/>
              </w:rPr>
              <w:t>★2</w:t>
            </w:r>
          </w:p>
        </w:tc>
        <w:tc>
          <w:tcPr>
            <w:tcW w:w="4279" w:type="dxa"/>
            <w:vAlign w:val="center"/>
          </w:tcPr>
          <w:p w14:paraId="69C6B927">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ascii="宋体" w:hAnsi="宋体" w:cs="宋体"/>
                <w:szCs w:val="21"/>
                <w:highlight w:val="none"/>
              </w:rPr>
            </w:pPr>
            <w:r>
              <w:rPr>
                <w:rFonts w:ascii="宋体" w:hAnsi="宋体" w:cs="宋体" w:eastAsiaTheme="minorEastAsia"/>
                <w:szCs w:val="21"/>
                <w:highlight w:val="none"/>
              </w:rPr>
              <w:t>交货地点：红塔辽宁烟草有限责任公司沈阳卷烟厂（沈阳市苏家屯区南京南街1058号），红塔辽宁烟草有限责任公司营口卷烟厂（营口市站前区建设街72号）。</w:t>
            </w:r>
          </w:p>
        </w:tc>
        <w:tc>
          <w:tcPr>
            <w:tcW w:w="3144" w:type="dxa"/>
            <w:vAlign w:val="center"/>
          </w:tcPr>
          <w:p w14:paraId="0290566E">
            <w:pPr>
              <w:adjustRightInd w:val="0"/>
              <w:snapToGrid w:val="0"/>
              <w:ind w:right="105" w:rightChars="50"/>
              <w:jc w:val="center"/>
              <w:rPr>
                <w:rFonts w:ascii="宋体" w:hAnsi="宋体" w:cs="宋体"/>
                <w:szCs w:val="21"/>
                <w:highlight w:val="none"/>
              </w:rPr>
            </w:pPr>
          </w:p>
        </w:tc>
        <w:tc>
          <w:tcPr>
            <w:tcW w:w="773" w:type="dxa"/>
            <w:vAlign w:val="center"/>
          </w:tcPr>
          <w:p w14:paraId="53C60672">
            <w:pPr>
              <w:adjustRightInd w:val="0"/>
              <w:snapToGrid w:val="0"/>
              <w:ind w:right="105" w:rightChars="50"/>
              <w:jc w:val="center"/>
              <w:rPr>
                <w:rFonts w:ascii="宋体" w:hAnsi="宋体" w:cs="宋体"/>
                <w:szCs w:val="21"/>
                <w:highlight w:val="none"/>
              </w:rPr>
            </w:pPr>
          </w:p>
        </w:tc>
        <w:tc>
          <w:tcPr>
            <w:tcW w:w="741" w:type="dxa"/>
            <w:vAlign w:val="center"/>
          </w:tcPr>
          <w:p w14:paraId="7021E7C6">
            <w:pPr>
              <w:adjustRightInd w:val="0"/>
              <w:snapToGrid w:val="0"/>
              <w:ind w:right="105" w:rightChars="50"/>
              <w:jc w:val="center"/>
              <w:rPr>
                <w:rFonts w:ascii="宋体" w:hAnsi="宋体" w:cs="宋体"/>
                <w:szCs w:val="21"/>
                <w:highlight w:val="none"/>
              </w:rPr>
            </w:pPr>
          </w:p>
        </w:tc>
      </w:tr>
      <w:tr w14:paraId="37149C56">
        <w:trPr>
          <w:hidden w:val="0"/>
          <w:trHeight w:val="67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6EB9414">
            <w:pPr>
              <w:adjustRightInd w:val="0"/>
              <w:snapToGrid w:val="0"/>
              <w:jc w:val="center"/>
              <w:rPr>
                <w:rFonts w:hint="eastAsia" w:ascii="宋体" w:hAnsi="宋体" w:cs="宋体"/>
                <w:bCs/>
                <w:szCs w:val="21"/>
                <w:highlight w:val="none"/>
              </w:rPr>
            </w:pPr>
            <w:r>
              <w:rPr>
                <w:rFonts w:ascii="宋体" w:hAnsi="宋体" w:cs="宋体" w:eastAsiaTheme="minorEastAsia"/>
                <w:bCs/>
                <w:szCs w:val="21"/>
                <w:highlight w:val="none"/>
              </w:rPr>
              <w:t>★3</w:t>
            </w:r>
          </w:p>
        </w:tc>
        <w:tc>
          <w:tcPr>
            <w:tcW w:w="4279" w:type="dxa"/>
            <w:vAlign w:val="center"/>
          </w:tcPr>
          <w:p w14:paraId="1A75969E">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lang w:eastAsia="zh-CN"/>
              </w:rPr>
            </w:pPr>
            <w:r>
              <w:rPr>
                <w:rFonts w:ascii="宋体" w:hAnsi="宋体" w:eastAsia="宋体" w:cs="宋体"/>
                <w:szCs w:val="21"/>
                <w:highlight w:val="none"/>
              </w:rPr>
              <w:t>安装调试期限：设备到货并经验收合格后，中标人应在接到招标人进场施工的通知后2日内指派专业技术人员进场施工，进行安装调试，15日内按照设备的技术规范与招标人的要求对合同设备完成安装调试。招标人有权根据自身相关施工条件来调整施工进场时间，中标人应无条件接受并给予配合</w:t>
            </w:r>
            <w:r>
              <w:rPr>
                <w:rFonts w:ascii="宋体" w:hAnsi="宋体" w:eastAsia="宋体" w:cs="宋体"/>
                <w:szCs w:val="21"/>
                <w:highlight w:val="none"/>
                <w:lang w:eastAsia="zh-CN"/>
              </w:rPr>
              <w:t>。</w:t>
            </w:r>
          </w:p>
        </w:tc>
        <w:tc>
          <w:tcPr>
            <w:tcW w:w="3144" w:type="dxa"/>
            <w:vAlign w:val="center"/>
          </w:tcPr>
          <w:p w14:paraId="518E6350">
            <w:pPr>
              <w:adjustRightInd w:val="0"/>
              <w:snapToGrid w:val="0"/>
              <w:ind w:right="105" w:rightChars="50"/>
              <w:jc w:val="center"/>
              <w:rPr>
                <w:rFonts w:ascii="宋体" w:hAnsi="宋体" w:cs="宋体"/>
                <w:szCs w:val="21"/>
                <w:highlight w:val="none"/>
              </w:rPr>
            </w:pPr>
          </w:p>
        </w:tc>
        <w:tc>
          <w:tcPr>
            <w:tcW w:w="773" w:type="dxa"/>
            <w:vAlign w:val="center"/>
          </w:tcPr>
          <w:p w14:paraId="215B6ED8">
            <w:pPr>
              <w:adjustRightInd w:val="0"/>
              <w:snapToGrid w:val="0"/>
              <w:ind w:right="105" w:rightChars="50"/>
              <w:jc w:val="center"/>
              <w:rPr>
                <w:rFonts w:ascii="宋体" w:hAnsi="宋体" w:cs="宋体"/>
                <w:szCs w:val="21"/>
                <w:highlight w:val="none"/>
              </w:rPr>
            </w:pPr>
          </w:p>
        </w:tc>
        <w:tc>
          <w:tcPr>
            <w:tcW w:w="741" w:type="dxa"/>
            <w:vAlign w:val="center"/>
          </w:tcPr>
          <w:p w14:paraId="49F66451">
            <w:pPr>
              <w:adjustRightInd w:val="0"/>
              <w:snapToGrid w:val="0"/>
              <w:ind w:right="105" w:rightChars="50"/>
              <w:jc w:val="center"/>
              <w:rPr>
                <w:rFonts w:ascii="宋体" w:hAnsi="宋体" w:cs="宋体"/>
                <w:szCs w:val="21"/>
                <w:highlight w:val="none"/>
              </w:rPr>
            </w:pPr>
          </w:p>
        </w:tc>
      </w:tr>
      <w:tr w14:paraId="2BF8FB98">
        <w:trPr>
          <w:hidden w:val="0"/>
          <w:trHeight w:val="53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6C678D8A">
            <w:pPr>
              <w:adjustRightInd w:val="0"/>
              <w:snapToGrid w:val="0"/>
              <w:jc w:val="center"/>
              <w:rPr>
                <w:rFonts w:hint="eastAsia" w:ascii="宋体" w:hAnsi="宋体" w:eastAsia="宋体" w:cs="宋体"/>
                <w:bCs/>
                <w:szCs w:val="21"/>
                <w:highlight w:val="none"/>
                <w:lang w:eastAsia="zh-CN"/>
              </w:rPr>
            </w:pPr>
            <w:r>
              <w:rPr>
                <w:rFonts w:ascii="宋体" w:hAnsi="宋体" w:cs="宋体" w:eastAsiaTheme="minorEastAsia"/>
                <w:bCs/>
                <w:szCs w:val="21"/>
                <w:highlight w:val="none"/>
              </w:rPr>
              <w:t>★</w:t>
            </w:r>
            <w:r>
              <w:rPr>
                <w:rFonts w:ascii="宋体" w:hAnsi="宋体" w:cs="宋体" w:eastAsiaTheme="minorEastAsia"/>
                <w:bCs/>
                <w:szCs w:val="21"/>
                <w:highlight w:val="none"/>
                <w:lang w:val="en-US" w:eastAsia="zh-CN"/>
              </w:rPr>
              <w:t>4</w:t>
            </w:r>
          </w:p>
        </w:tc>
        <w:tc>
          <w:tcPr>
            <w:tcW w:w="4279" w:type="dxa"/>
            <w:vAlign w:val="center"/>
          </w:tcPr>
          <w:p w14:paraId="4C21AFF2">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rPr>
            </w:pPr>
            <w:r>
              <w:rPr>
                <w:rFonts w:ascii="宋体" w:hAnsi="宋体" w:eastAsia="宋体" w:cs="宋体"/>
                <w:szCs w:val="21"/>
                <w:highlight w:val="none"/>
              </w:rPr>
              <w:t>付款方式：项目验收合格，且</w:t>
            </w:r>
            <w:r>
              <w:rPr>
                <w:rFonts w:ascii="宋体" w:hAnsi="宋体" w:cs="宋体" w:eastAsiaTheme="minorEastAsia"/>
                <w:szCs w:val="21"/>
                <w:highlight w:val="none"/>
                <w:lang w:val="en-US" w:eastAsia="zh-CN"/>
              </w:rPr>
              <w:t>中标人</w:t>
            </w:r>
            <w:r>
              <w:rPr>
                <w:rFonts w:ascii="宋体" w:hAnsi="宋体" w:eastAsia="宋体" w:cs="宋体"/>
                <w:szCs w:val="21"/>
                <w:highlight w:val="none"/>
              </w:rPr>
              <w:t>向</w:t>
            </w:r>
            <w:r>
              <w:rPr>
                <w:rFonts w:ascii="宋体" w:hAnsi="宋体" w:cs="宋体" w:eastAsiaTheme="minorEastAsia"/>
                <w:szCs w:val="21"/>
                <w:highlight w:val="none"/>
                <w:lang w:val="en-US" w:eastAsia="zh-CN"/>
              </w:rPr>
              <w:t>招标人</w:t>
            </w:r>
            <w:r>
              <w:rPr>
                <w:rFonts w:ascii="宋体" w:hAnsi="宋体" w:eastAsia="宋体" w:cs="宋体"/>
                <w:szCs w:val="21"/>
                <w:highlight w:val="none"/>
              </w:rPr>
              <w:t>开具合同全额增值税专用发票后，</w:t>
            </w:r>
            <w:r>
              <w:rPr>
                <w:rFonts w:ascii="宋体" w:hAnsi="宋体" w:cs="宋体" w:eastAsiaTheme="minorEastAsia"/>
                <w:szCs w:val="21"/>
                <w:highlight w:val="none"/>
                <w:lang w:val="en-US" w:eastAsia="zh-CN"/>
              </w:rPr>
              <w:t>招标人</w:t>
            </w:r>
            <w:r>
              <w:rPr>
                <w:rFonts w:ascii="宋体" w:hAnsi="宋体" w:eastAsia="宋体" w:cs="宋体"/>
                <w:szCs w:val="21"/>
                <w:highlight w:val="none"/>
              </w:rPr>
              <w:t>在收到发票之日起30个工作日内向</w:t>
            </w:r>
            <w:r>
              <w:rPr>
                <w:rFonts w:ascii="宋体" w:hAnsi="宋体" w:cs="宋体" w:eastAsiaTheme="minorEastAsia"/>
                <w:szCs w:val="21"/>
                <w:highlight w:val="none"/>
                <w:lang w:val="en-US" w:eastAsia="zh-CN"/>
              </w:rPr>
              <w:t>中标人</w:t>
            </w:r>
            <w:r>
              <w:rPr>
                <w:rFonts w:ascii="宋体" w:hAnsi="宋体" w:eastAsia="宋体" w:cs="宋体"/>
                <w:szCs w:val="21"/>
                <w:highlight w:val="none"/>
              </w:rPr>
              <w:t>支付合同金额的90%，其余10%作为质量保证金，待</w:t>
            </w:r>
            <w:r>
              <w:rPr>
                <w:rFonts w:ascii="宋体" w:hAnsi="宋体" w:cs="宋体" w:eastAsiaTheme="minorEastAsia"/>
                <w:szCs w:val="21"/>
                <w:highlight w:val="none"/>
                <w:lang w:val="en-US" w:eastAsia="zh-CN"/>
              </w:rPr>
              <w:t>质保</w:t>
            </w:r>
            <w:r>
              <w:rPr>
                <w:rFonts w:ascii="宋体" w:hAnsi="宋体" w:eastAsia="宋体" w:cs="宋体"/>
                <w:szCs w:val="21"/>
                <w:highlight w:val="none"/>
              </w:rPr>
              <w:t>期届满且设备在质量保证期内无未解决的质量问题，经</w:t>
            </w:r>
            <w:r>
              <w:rPr>
                <w:rFonts w:ascii="宋体" w:hAnsi="宋体" w:cs="宋体" w:eastAsiaTheme="minorEastAsia"/>
                <w:szCs w:val="21"/>
                <w:highlight w:val="none"/>
                <w:lang w:val="en-US" w:eastAsia="zh-CN"/>
              </w:rPr>
              <w:t>招标人</w:t>
            </w:r>
            <w:r>
              <w:rPr>
                <w:rFonts w:ascii="宋体" w:hAnsi="宋体" w:eastAsia="宋体" w:cs="宋体"/>
                <w:szCs w:val="21"/>
                <w:highlight w:val="none"/>
              </w:rPr>
              <w:t>书面确认后，</w:t>
            </w:r>
            <w:r>
              <w:rPr>
                <w:rFonts w:ascii="宋体" w:hAnsi="宋体" w:cs="宋体" w:eastAsiaTheme="minorEastAsia"/>
                <w:szCs w:val="21"/>
                <w:highlight w:val="none"/>
                <w:lang w:val="en-US" w:eastAsia="zh-CN"/>
              </w:rPr>
              <w:t>招标人</w:t>
            </w:r>
            <w:r>
              <w:rPr>
                <w:rFonts w:ascii="宋体" w:hAnsi="宋体" w:eastAsia="宋体" w:cs="宋体"/>
                <w:szCs w:val="21"/>
                <w:highlight w:val="none"/>
              </w:rPr>
              <w:t>在30个工作日内向</w:t>
            </w:r>
            <w:r>
              <w:rPr>
                <w:rFonts w:ascii="宋体" w:hAnsi="宋体" w:cs="宋体" w:eastAsiaTheme="minorEastAsia"/>
                <w:szCs w:val="21"/>
                <w:highlight w:val="none"/>
                <w:lang w:val="en-US" w:eastAsia="zh-CN"/>
              </w:rPr>
              <w:t>中标人</w:t>
            </w:r>
            <w:r>
              <w:rPr>
                <w:rFonts w:ascii="宋体" w:hAnsi="宋体" w:eastAsia="宋体" w:cs="宋体"/>
                <w:szCs w:val="21"/>
                <w:highlight w:val="none"/>
              </w:rPr>
              <w:t xml:space="preserve">一次性支付。 </w:t>
            </w:r>
          </w:p>
        </w:tc>
        <w:tc>
          <w:tcPr>
            <w:tcW w:w="3144" w:type="dxa"/>
            <w:vAlign w:val="center"/>
          </w:tcPr>
          <w:p w14:paraId="384F2211">
            <w:pPr>
              <w:adjustRightInd w:val="0"/>
              <w:snapToGrid w:val="0"/>
              <w:ind w:right="105" w:rightChars="50"/>
              <w:jc w:val="center"/>
              <w:rPr>
                <w:rFonts w:ascii="宋体" w:hAnsi="宋体" w:cs="宋体"/>
                <w:szCs w:val="21"/>
                <w:highlight w:val="none"/>
              </w:rPr>
            </w:pPr>
          </w:p>
        </w:tc>
        <w:tc>
          <w:tcPr>
            <w:tcW w:w="773" w:type="dxa"/>
            <w:vAlign w:val="center"/>
          </w:tcPr>
          <w:p w14:paraId="7DDD1FF2">
            <w:pPr>
              <w:adjustRightInd w:val="0"/>
              <w:snapToGrid w:val="0"/>
              <w:ind w:right="105" w:rightChars="50"/>
              <w:jc w:val="center"/>
              <w:rPr>
                <w:rFonts w:ascii="宋体" w:hAnsi="宋体" w:cs="宋体"/>
                <w:szCs w:val="21"/>
                <w:highlight w:val="none"/>
              </w:rPr>
            </w:pPr>
          </w:p>
        </w:tc>
        <w:tc>
          <w:tcPr>
            <w:tcW w:w="741" w:type="dxa"/>
            <w:vAlign w:val="center"/>
          </w:tcPr>
          <w:p w14:paraId="7F51F1C5">
            <w:pPr>
              <w:adjustRightInd w:val="0"/>
              <w:snapToGrid w:val="0"/>
              <w:ind w:right="105" w:rightChars="50"/>
              <w:jc w:val="center"/>
              <w:rPr>
                <w:rFonts w:ascii="宋体" w:hAnsi="宋体" w:cs="宋体"/>
                <w:szCs w:val="21"/>
                <w:highlight w:val="none"/>
              </w:rPr>
            </w:pPr>
          </w:p>
        </w:tc>
      </w:tr>
      <w:tr w14:paraId="22345A7B">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1E146722">
            <w:pPr>
              <w:adjustRightInd w:val="0"/>
              <w:snapToGrid w:val="0"/>
              <w:jc w:val="center"/>
              <w:rPr>
                <w:rFonts w:hint="eastAsia" w:ascii="宋体" w:hAnsi="宋体" w:eastAsia="宋体" w:cs="宋体"/>
                <w:bCs/>
                <w:szCs w:val="21"/>
                <w:highlight w:val="none"/>
                <w:lang w:eastAsia="zh-CN"/>
              </w:rPr>
            </w:pPr>
            <w:r>
              <w:rPr>
                <w:rFonts w:ascii="宋体" w:hAnsi="宋体" w:cs="宋体" w:eastAsiaTheme="minorEastAsia"/>
                <w:bCs/>
                <w:szCs w:val="21"/>
                <w:highlight w:val="none"/>
              </w:rPr>
              <w:t>★</w:t>
            </w:r>
            <w:r>
              <w:rPr>
                <w:rFonts w:ascii="宋体" w:hAnsi="宋体" w:cs="宋体" w:eastAsiaTheme="minorEastAsia"/>
                <w:bCs/>
                <w:szCs w:val="21"/>
                <w:highlight w:val="none"/>
                <w:lang w:val="en-US" w:eastAsia="zh-CN"/>
              </w:rPr>
              <w:t>5</w:t>
            </w:r>
          </w:p>
        </w:tc>
        <w:tc>
          <w:tcPr>
            <w:tcW w:w="4279" w:type="dxa"/>
            <w:vAlign w:val="center"/>
          </w:tcPr>
          <w:p w14:paraId="3A7B5E33">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rPr>
            </w:pPr>
            <w:r>
              <w:rPr>
                <w:rFonts w:ascii="宋体" w:hAnsi="宋体" w:eastAsia="宋体" w:cs="宋体"/>
                <w:szCs w:val="21"/>
                <w:highlight w:val="none"/>
              </w:rPr>
              <w:t>质量保证期：货物质量保证期不低于12个月，自双方最终验收合格签字并交付招标人使用之次日起算。</w:t>
            </w:r>
          </w:p>
        </w:tc>
        <w:tc>
          <w:tcPr>
            <w:tcW w:w="3144" w:type="dxa"/>
            <w:vAlign w:val="center"/>
          </w:tcPr>
          <w:p w14:paraId="762EE5F1">
            <w:pPr>
              <w:adjustRightInd w:val="0"/>
              <w:snapToGrid w:val="0"/>
              <w:ind w:right="105" w:rightChars="50"/>
              <w:jc w:val="center"/>
              <w:rPr>
                <w:rFonts w:ascii="宋体" w:hAnsi="宋体" w:cs="宋体"/>
                <w:szCs w:val="21"/>
                <w:highlight w:val="none"/>
              </w:rPr>
            </w:pPr>
          </w:p>
        </w:tc>
        <w:tc>
          <w:tcPr>
            <w:tcW w:w="773" w:type="dxa"/>
            <w:vAlign w:val="center"/>
          </w:tcPr>
          <w:p w14:paraId="60EF5A20">
            <w:pPr>
              <w:adjustRightInd w:val="0"/>
              <w:snapToGrid w:val="0"/>
              <w:ind w:right="105" w:rightChars="50"/>
              <w:jc w:val="center"/>
              <w:rPr>
                <w:rFonts w:ascii="宋体" w:hAnsi="宋体" w:cs="宋体"/>
                <w:szCs w:val="21"/>
                <w:highlight w:val="none"/>
              </w:rPr>
            </w:pPr>
          </w:p>
        </w:tc>
        <w:tc>
          <w:tcPr>
            <w:tcW w:w="741" w:type="dxa"/>
            <w:vAlign w:val="center"/>
          </w:tcPr>
          <w:p w14:paraId="6381FB14">
            <w:pPr>
              <w:adjustRightInd w:val="0"/>
              <w:snapToGrid w:val="0"/>
              <w:ind w:right="105" w:rightChars="50"/>
              <w:jc w:val="center"/>
              <w:rPr>
                <w:rFonts w:ascii="宋体" w:hAnsi="宋体" w:cs="宋体"/>
                <w:szCs w:val="21"/>
                <w:highlight w:val="none"/>
              </w:rPr>
            </w:pPr>
          </w:p>
        </w:tc>
      </w:tr>
      <w:tr w14:paraId="4D8C2885">
        <w:trPr>
          <w:hidden w:val="0"/>
          <w:trHeight w:val="471"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92D1FFC">
            <w:pPr>
              <w:adjustRightInd w:val="0"/>
              <w:snapToGrid w:val="0"/>
              <w:jc w:val="center"/>
              <w:rPr>
                <w:rFonts w:ascii="宋体" w:hAnsi="宋体" w:cs="宋体"/>
                <w:bCs/>
                <w:szCs w:val="21"/>
                <w:highlight w:val="none"/>
              </w:rPr>
            </w:pPr>
            <w:r>
              <w:rPr>
                <w:rFonts w:ascii="宋体" w:hAnsi="宋体" w:cs="宋体" w:eastAsiaTheme="minorEastAsia"/>
                <w:bCs/>
                <w:szCs w:val="21"/>
                <w:highlight w:val="none"/>
              </w:rPr>
              <w:t>★5</w:t>
            </w:r>
          </w:p>
        </w:tc>
        <w:tc>
          <w:tcPr>
            <w:tcW w:w="4279" w:type="dxa"/>
            <w:vAlign w:val="center"/>
          </w:tcPr>
          <w:p w14:paraId="775BDBB8">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rPr>
            </w:pPr>
            <w:r>
              <w:rPr>
                <w:rFonts w:ascii="宋体" w:hAnsi="宋体" w:eastAsia="宋体" w:cs="宋体"/>
                <w:szCs w:val="21"/>
                <w:highlight w:val="none"/>
              </w:rPr>
              <w:t xml:space="preserve">技术服务和保修责任：按合同约定执行。 </w:t>
            </w:r>
          </w:p>
        </w:tc>
        <w:tc>
          <w:tcPr>
            <w:tcW w:w="3144" w:type="dxa"/>
            <w:vAlign w:val="center"/>
          </w:tcPr>
          <w:p w14:paraId="7B2C67B2">
            <w:pPr>
              <w:adjustRightInd w:val="0"/>
              <w:snapToGrid w:val="0"/>
              <w:ind w:right="105" w:rightChars="50"/>
              <w:jc w:val="center"/>
              <w:rPr>
                <w:rFonts w:ascii="宋体" w:hAnsi="宋体" w:cs="宋体"/>
                <w:szCs w:val="21"/>
                <w:highlight w:val="none"/>
              </w:rPr>
            </w:pPr>
          </w:p>
        </w:tc>
        <w:tc>
          <w:tcPr>
            <w:tcW w:w="773" w:type="dxa"/>
            <w:vAlign w:val="center"/>
          </w:tcPr>
          <w:p w14:paraId="5591334A">
            <w:pPr>
              <w:adjustRightInd w:val="0"/>
              <w:snapToGrid w:val="0"/>
              <w:ind w:right="105" w:rightChars="50"/>
              <w:jc w:val="center"/>
              <w:rPr>
                <w:rFonts w:ascii="宋体" w:hAnsi="宋体" w:cs="宋体"/>
                <w:szCs w:val="21"/>
                <w:highlight w:val="none"/>
              </w:rPr>
            </w:pPr>
          </w:p>
        </w:tc>
        <w:tc>
          <w:tcPr>
            <w:tcW w:w="741" w:type="dxa"/>
            <w:vAlign w:val="center"/>
          </w:tcPr>
          <w:p w14:paraId="08F4474C">
            <w:pPr>
              <w:adjustRightInd w:val="0"/>
              <w:snapToGrid w:val="0"/>
              <w:ind w:right="105" w:rightChars="50"/>
              <w:jc w:val="center"/>
              <w:rPr>
                <w:rFonts w:ascii="宋体" w:hAnsi="宋体" w:cs="宋体"/>
                <w:szCs w:val="21"/>
                <w:highlight w:val="none"/>
              </w:rPr>
            </w:pPr>
          </w:p>
        </w:tc>
      </w:tr>
      <w:tr w14:paraId="7C689684">
        <w:trPr>
          <w:hidden w:val="0"/>
          <w:trHeight w:val="471"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C1F472C">
            <w:pPr>
              <w:adjustRightInd w:val="0"/>
              <w:snapToGrid w:val="0"/>
              <w:jc w:val="center"/>
              <w:rPr>
                <w:rFonts w:hint="eastAsia" w:ascii="宋体" w:hAnsi="宋体" w:cs="宋体"/>
                <w:bCs/>
                <w:szCs w:val="21"/>
                <w:highlight w:val="none"/>
              </w:rPr>
            </w:pPr>
            <w:r>
              <w:rPr>
                <w:rFonts w:ascii="宋体" w:hAnsi="宋体" w:cs="宋体" w:eastAsiaTheme="minorEastAsia"/>
                <w:bCs/>
                <w:szCs w:val="21"/>
                <w:highlight w:val="none"/>
              </w:rPr>
              <w:t>★6</w:t>
            </w:r>
          </w:p>
        </w:tc>
        <w:tc>
          <w:tcPr>
            <w:tcW w:w="4279" w:type="dxa"/>
            <w:shd w:fill="AUTO"/>
            <w:vAlign w:val="center"/>
          </w:tcPr>
          <w:p w14:paraId="0408F4F0">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kern w:val="2"/>
                <w:sz w:val="21"/>
                <w:szCs w:val="21"/>
                <w:highlight w:val="none"/>
                <w:lang w:val="en-US" w:eastAsia="zh-CN" w:bidi="ar-SA"/>
              </w:rPr>
            </w:pPr>
            <w:r>
              <w:rPr>
                <w:rFonts w:ascii="宋体" w:hAnsi="宋体" w:eastAsia="宋体" w:cs="宋体"/>
                <w:szCs w:val="21"/>
                <w:highlight w:val="none"/>
              </w:rPr>
              <w:t xml:space="preserve">验收标准：按合同约定执行。 </w:t>
            </w:r>
          </w:p>
        </w:tc>
        <w:tc>
          <w:tcPr>
            <w:tcW w:w="3144" w:type="dxa"/>
            <w:vAlign w:val="center"/>
          </w:tcPr>
          <w:p w14:paraId="6FF93578">
            <w:pPr>
              <w:adjustRightInd w:val="0"/>
              <w:snapToGrid w:val="0"/>
              <w:ind w:right="105" w:rightChars="50"/>
              <w:jc w:val="center"/>
              <w:rPr>
                <w:rFonts w:ascii="宋体" w:hAnsi="宋体" w:cs="宋体"/>
                <w:szCs w:val="21"/>
                <w:highlight w:val="none"/>
              </w:rPr>
            </w:pPr>
          </w:p>
        </w:tc>
        <w:tc>
          <w:tcPr>
            <w:tcW w:w="773" w:type="dxa"/>
            <w:vAlign w:val="center"/>
          </w:tcPr>
          <w:p w14:paraId="1E3FD292">
            <w:pPr>
              <w:adjustRightInd w:val="0"/>
              <w:snapToGrid w:val="0"/>
              <w:ind w:right="105" w:rightChars="50"/>
              <w:jc w:val="center"/>
              <w:rPr>
                <w:rFonts w:ascii="宋体" w:hAnsi="宋体" w:cs="宋体"/>
                <w:szCs w:val="21"/>
                <w:highlight w:val="none"/>
              </w:rPr>
            </w:pPr>
          </w:p>
        </w:tc>
        <w:tc>
          <w:tcPr>
            <w:tcW w:w="741" w:type="dxa"/>
            <w:vAlign w:val="center"/>
          </w:tcPr>
          <w:p w14:paraId="32B220D3">
            <w:pPr>
              <w:adjustRightInd w:val="0"/>
              <w:snapToGrid w:val="0"/>
              <w:ind w:right="105" w:rightChars="50"/>
              <w:jc w:val="center"/>
              <w:rPr>
                <w:rFonts w:ascii="宋体" w:hAnsi="宋体" w:cs="宋体"/>
                <w:szCs w:val="21"/>
                <w:highlight w:val="none"/>
              </w:rPr>
            </w:pPr>
          </w:p>
        </w:tc>
      </w:tr>
      <w:tr w14:paraId="3A05D2D7">
        <w:trPr>
          <w:hidden w:val="0"/>
          <w:trHeight w:val="53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7C2AAEF7">
            <w:pPr>
              <w:adjustRightInd w:val="0"/>
              <w:snapToGrid w:val="0"/>
              <w:jc w:val="center"/>
              <w:rPr>
                <w:rFonts w:hint="eastAsia" w:ascii="宋体" w:hAnsi="宋体" w:eastAsia="宋体" w:cs="宋体"/>
                <w:bCs/>
                <w:szCs w:val="21"/>
                <w:highlight w:val="none"/>
                <w:lang w:eastAsia="zh-CN"/>
              </w:rPr>
            </w:pPr>
            <w:r>
              <w:rPr>
                <w:rFonts w:ascii="宋体" w:hAnsi="宋体" w:cs="宋体" w:eastAsiaTheme="minorEastAsia"/>
                <w:bCs/>
                <w:szCs w:val="21"/>
                <w:highlight w:val="none"/>
              </w:rPr>
              <w:t>★</w:t>
            </w:r>
            <w:r>
              <w:rPr>
                <w:rFonts w:ascii="宋体" w:hAnsi="宋体" w:cs="宋体" w:eastAsiaTheme="minorEastAsia"/>
                <w:bCs/>
                <w:szCs w:val="21"/>
                <w:highlight w:val="none"/>
                <w:lang w:val="en-US" w:eastAsia="zh-CN"/>
              </w:rPr>
              <w:t>7</w:t>
            </w:r>
          </w:p>
        </w:tc>
        <w:tc>
          <w:tcPr>
            <w:tcW w:w="4279" w:type="dxa"/>
            <w:shd w:fill="AUTO"/>
            <w:vAlign w:val="center"/>
          </w:tcPr>
          <w:p w14:paraId="6308AF45">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kern w:val="2"/>
                <w:sz w:val="21"/>
                <w:szCs w:val="21"/>
                <w:highlight w:val="none"/>
                <w:lang w:val="en-US" w:eastAsia="zh-CN" w:bidi="ar-SA"/>
              </w:rPr>
            </w:pPr>
            <w:r>
              <w:rPr>
                <w:rFonts w:ascii="宋体" w:hAnsi="宋体" w:eastAsia="宋体" w:cs="宋体"/>
                <w:szCs w:val="21"/>
                <w:highlight w:val="none"/>
              </w:rPr>
              <w:t>培训</w:t>
            </w:r>
            <w:r>
              <w:rPr>
                <w:rFonts w:ascii="宋体" w:hAnsi="宋体" w:eastAsia="宋体" w:cs="宋体"/>
                <w:szCs w:val="21"/>
                <w:highlight w:val="none"/>
                <w:lang w:eastAsia="zh-CN"/>
              </w:rPr>
              <w:t>：</w:t>
            </w:r>
            <w:r>
              <w:rPr>
                <w:rFonts w:ascii="宋体" w:hAnsi="宋体" w:eastAsia="宋体" w:cs="宋体"/>
                <w:szCs w:val="21"/>
                <w:highlight w:val="none"/>
              </w:rPr>
              <w:t>投标人在质保期内向招标人免费提供不少于1天、不限人数的到厂培训。</w:t>
            </w:r>
          </w:p>
        </w:tc>
        <w:tc>
          <w:tcPr>
            <w:tcW w:w="3144" w:type="dxa"/>
            <w:vAlign w:val="center"/>
          </w:tcPr>
          <w:p w14:paraId="2367F5B7">
            <w:pPr>
              <w:adjustRightInd w:val="0"/>
              <w:snapToGrid w:val="0"/>
              <w:ind w:right="105" w:rightChars="50"/>
              <w:jc w:val="center"/>
              <w:rPr>
                <w:rFonts w:ascii="宋体" w:hAnsi="宋体" w:cs="宋体"/>
                <w:szCs w:val="21"/>
                <w:highlight w:val="none"/>
              </w:rPr>
            </w:pPr>
          </w:p>
        </w:tc>
        <w:tc>
          <w:tcPr>
            <w:tcW w:w="773" w:type="dxa"/>
            <w:vAlign w:val="center"/>
          </w:tcPr>
          <w:p w14:paraId="02F368BA">
            <w:pPr>
              <w:adjustRightInd w:val="0"/>
              <w:snapToGrid w:val="0"/>
              <w:ind w:right="105" w:rightChars="50"/>
              <w:jc w:val="center"/>
              <w:rPr>
                <w:rFonts w:ascii="宋体" w:hAnsi="宋体" w:cs="宋体"/>
                <w:szCs w:val="21"/>
                <w:highlight w:val="none"/>
              </w:rPr>
            </w:pPr>
          </w:p>
        </w:tc>
        <w:tc>
          <w:tcPr>
            <w:tcW w:w="741" w:type="dxa"/>
            <w:vAlign w:val="center"/>
          </w:tcPr>
          <w:p w14:paraId="25147169">
            <w:pPr>
              <w:adjustRightInd w:val="0"/>
              <w:snapToGrid w:val="0"/>
              <w:ind w:right="105" w:rightChars="50"/>
              <w:jc w:val="center"/>
              <w:rPr>
                <w:rFonts w:ascii="宋体" w:hAnsi="宋体" w:cs="宋体"/>
                <w:szCs w:val="21"/>
                <w:highlight w:val="none"/>
              </w:rPr>
            </w:pPr>
          </w:p>
        </w:tc>
      </w:tr>
      <w:tr w14:paraId="770E18E5">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2BE5050">
            <w:pPr>
              <w:adjustRightInd w:val="0"/>
              <w:snapToGrid w:val="0"/>
              <w:ind w:right="105" w:rightChars="50"/>
              <w:jc w:val="center"/>
              <w:rPr>
                <w:rFonts w:ascii="宋体" w:hAnsi="宋体" w:cs="宋体"/>
                <w:szCs w:val="21"/>
                <w:highlight w:val="none"/>
              </w:rPr>
            </w:pPr>
          </w:p>
        </w:tc>
        <w:tc>
          <w:tcPr>
            <w:tcW w:w="4279" w:type="dxa"/>
            <w:vAlign w:val="center"/>
          </w:tcPr>
          <w:p w14:paraId="5A0D2352">
            <w:pPr>
              <w:adjustRightInd w:val="0"/>
              <w:snapToGrid w:val="0"/>
              <w:ind w:hanging="1"/>
              <w:rPr>
                <w:rFonts w:ascii="宋体" w:hAnsi="宋体" w:cs="宋体"/>
                <w:szCs w:val="21"/>
                <w:highlight w:val="none"/>
              </w:rPr>
            </w:pPr>
            <w:r>
              <w:rPr>
                <w:rFonts w:ascii="宋体" w:hAnsi="宋体" w:cs="宋体" w:eastAsiaTheme="minorEastAsia"/>
                <w:szCs w:val="21"/>
                <w:highlight w:val="none"/>
              </w:rPr>
              <w:t>其它</w:t>
            </w:r>
          </w:p>
        </w:tc>
        <w:tc>
          <w:tcPr>
            <w:tcW w:w="3144" w:type="dxa"/>
            <w:vAlign w:val="center"/>
          </w:tcPr>
          <w:p w14:paraId="789943AC">
            <w:pPr>
              <w:adjustRightInd w:val="0"/>
              <w:snapToGrid w:val="0"/>
              <w:ind w:right="105" w:rightChars="50"/>
              <w:jc w:val="center"/>
              <w:rPr>
                <w:rFonts w:ascii="宋体" w:hAnsi="宋体" w:cs="宋体"/>
                <w:szCs w:val="21"/>
                <w:highlight w:val="none"/>
              </w:rPr>
            </w:pPr>
            <w:r>
              <w:rPr>
                <w:rFonts w:ascii="宋体" w:hAnsi="宋体" w:cs="宋体" w:eastAsiaTheme="minorEastAsia"/>
                <w:szCs w:val="21"/>
                <w:highlight w:val="none"/>
              </w:rPr>
              <w:t>招标人未提供需求而投标人认为需说明及补充的内容在此填列</w:t>
            </w:r>
          </w:p>
        </w:tc>
        <w:tc>
          <w:tcPr>
            <w:tcW w:w="773" w:type="dxa"/>
            <w:vAlign w:val="center"/>
          </w:tcPr>
          <w:p w14:paraId="657C4C3B">
            <w:pPr>
              <w:adjustRightInd w:val="0"/>
              <w:snapToGrid w:val="0"/>
              <w:ind w:right="105" w:rightChars="50"/>
              <w:jc w:val="center"/>
              <w:rPr>
                <w:rFonts w:ascii="宋体" w:hAnsi="宋体" w:cs="宋体"/>
                <w:szCs w:val="21"/>
                <w:highlight w:val="none"/>
              </w:rPr>
            </w:pPr>
          </w:p>
        </w:tc>
        <w:tc>
          <w:tcPr>
            <w:tcW w:w="741" w:type="dxa"/>
            <w:vAlign w:val="center"/>
          </w:tcPr>
          <w:p w14:paraId="3532485C">
            <w:pPr>
              <w:adjustRightInd w:val="0"/>
              <w:snapToGrid w:val="0"/>
              <w:ind w:right="105" w:rightChars="50"/>
              <w:jc w:val="center"/>
              <w:rPr>
                <w:rFonts w:ascii="宋体" w:hAnsi="宋体" w:cs="宋体"/>
                <w:szCs w:val="21"/>
                <w:highlight w:val="none"/>
              </w:rPr>
            </w:pPr>
          </w:p>
        </w:tc>
      </w:tr>
    </w:tbl>
    <w:p w14:paraId="1987E421">
      <w:pPr>
        <w:adjustRightInd w:val="0"/>
        <w:snapToGrid w:val="0"/>
        <w:spacing w:line="360" w:lineRule="auto"/>
        <w:ind w:firstLine="422" w:firstLineChars="200"/>
        <w:jc w:val="left"/>
        <w:rPr>
          <w:rFonts w:ascii="宋体" w:hAnsi="宋体" w:cs="宋体"/>
          <w:szCs w:val="21"/>
          <w:highlight w:val="none"/>
        </w:rPr>
      </w:pPr>
      <w:r>
        <w:rPr>
          <w:rFonts w:ascii="宋体" w:hAnsi="宋体" w:cs="宋体" w:eastAsiaTheme="minorEastAsia"/>
          <w:b/>
          <w:szCs w:val="21"/>
          <w:highlight w:val="none"/>
        </w:rPr>
        <w:t>填表要求：</w:t>
      </w:r>
    </w:p>
    <w:p w14:paraId="42244190">
      <w:pPr>
        <w:adjustRightInd w:val="0"/>
        <w:snapToGrid w:val="0"/>
        <w:spacing w:line="360" w:lineRule="auto"/>
        <w:ind w:firstLine="420" w:firstLineChars="200"/>
        <w:rPr>
          <w:rFonts w:ascii="宋体" w:hAnsi="宋体" w:cs="宋体"/>
          <w:szCs w:val="21"/>
          <w:highlight w:val="none"/>
        </w:rPr>
      </w:pPr>
      <w:r>
        <w:rPr>
          <w:rFonts w:ascii="宋体" w:hAnsi="宋体" w:cs="宋体" w:eastAsiaTheme="minorEastAsia"/>
          <w:szCs w:val="21"/>
          <w:highlight w:val="none"/>
        </w:rPr>
        <w:t>1．“投标文件响应内容”一栏由投标人按照招标文件要求填写，进行响应。</w:t>
      </w:r>
    </w:p>
    <w:p w14:paraId="28BE5E90">
      <w:pPr>
        <w:adjustRightInd w:val="0"/>
        <w:snapToGrid w:val="0"/>
        <w:spacing w:line="360" w:lineRule="auto"/>
        <w:ind w:firstLine="420" w:firstLineChars="200"/>
        <w:rPr>
          <w:rFonts w:ascii="宋体" w:hAnsi="宋体" w:cs="宋体"/>
          <w:szCs w:val="21"/>
          <w:highlight w:val="none"/>
        </w:rPr>
      </w:pPr>
      <w:r>
        <w:rPr>
          <w:rFonts w:ascii="宋体" w:hAnsi="宋体" w:cs="宋体" w:eastAsiaTheme="minorEastAsia"/>
          <w:szCs w:val="21"/>
          <w:highlight w:val="none"/>
        </w:rPr>
        <w:t>2．“偏离程度”一栏根据“投标文件响应内容”与招标文件逐项对照的结果填写。偏离必须用 “正偏离、负偏离或无偏离”三个名称中的一种进行标注。</w:t>
      </w:r>
    </w:p>
    <w:p w14:paraId="392CAF50">
      <w:pPr>
        <w:adjustRightInd w:val="0"/>
        <w:snapToGrid w:val="0"/>
        <w:spacing w:line="360" w:lineRule="auto"/>
        <w:ind w:firstLine="420" w:firstLineChars="200"/>
        <w:rPr>
          <w:rFonts w:ascii="仿宋_GB2312" w:hAnsi="仿宋_GB2312" w:eastAsia="仿宋_GB2312" w:cs="仿宋_GB2312"/>
          <w:szCs w:val="21"/>
          <w:highlight w:val="none"/>
        </w:rPr>
      </w:pPr>
      <w:r>
        <w:rPr>
          <w:rFonts w:ascii="宋体" w:hAnsi="宋体" w:cs="宋体" w:eastAsiaTheme="minorEastAsia"/>
          <w:szCs w:val="21"/>
          <w:highlight w:val="none"/>
        </w:rPr>
        <w:t>3．“偏离说明”一栏由投标人对偏离的情况做详细说明。</w:t>
      </w:r>
    </w:p>
    <w:p w14:paraId="57C04588">
      <w:pPr>
        <w:spacing w:line="400" w:lineRule="exact"/>
        <w:ind w:firstLine="560"/>
        <w:jc w:val="center"/>
        <w:rPr>
          <w:rFonts w:hint="eastAsia" w:ascii="宋体" w:hAnsi="宋体"/>
          <w:highlight w:val="none"/>
        </w:rPr>
      </w:pPr>
    </w:p>
    <w:p w14:paraId="28A6A5FC">
      <w:pPr>
        <w:spacing w:line="400" w:lineRule="exact"/>
        <w:ind w:firstLine="560"/>
        <w:jc w:val="center"/>
        <w:rPr>
          <w:rFonts w:hint="eastAsia" w:ascii="宋体" w:hAnsi="宋体"/>
          <w:highlight w:val="none"/>
        </w:rPr>
      </w:pPr>
    </w:p>
    <w:p w14:paraId="5B8E2FE6">
      <w:pPr>
        <w:keepNext w:val="0"/>
        <w:keepLines w:val="0"/>
        <w:pageBreakBefore w:val="0"/>
        <w:widowControl w:val="0"/>
        <w:kinsoku/>
        <w:wordWrap/>
        <w:overflowPunct/>
        <w:topLinePunct w:val="0"/>
        <w:autoSpaceDE/>
        <w:autoSpaceDN/>
        <w:bidi w:val="0"/>
        <w:snapToGrid w:val="0"/>
        <w:spacing w:line="360" w:lineRule="auto"/>
        <w:ind w:firstLine="560"/>
        <w:jc w:val="center"/>
        <w:textAlignment w:val="auto"/>
        <w:rPr>
          <w:rFonts w:ascii="宋体" w:hAnsi="宋体"/>
          <w:highlight w:val="none"/>
        </w:rPr>
      </w:pPr>
      <w:r>
        <w:rPr>
          <w:rFonts w:ascii="宋体" w:hAnsi="宋体" w:eastAsiaTheme="minorEastAsia" w:cstheme="minorBidi"/>
          <w:highlight w:val="none"/>
        </w:rPr>
        <w:t>投标人（盖单位公章） ：</w:t>
      </w:r>
    </w:p>
    <w:p w14:paraId="620663DA">
      <w:pPr>
        <w:keepNext w:val="0"/>
        <w:keepLines w:val="0"/>
        <w:pageBreakBefore w:val="0"/>
        <w:widowControl w:val="0"/>
        <w:kinsoku/>
        <w:wordWrap/>
        <w:overflowPunct/>
        <w:topLinePunct w:val="0"/>
        <w:autoSpaceDE/>
        <w:autoSpaceDN/>
        <w:bidi w:val="0"/>
        <w:snapToGrid w:val="0"/>
        <w:spacing w:line="360" w:lineRule="auto"/>
        <w:ind w:firstLine="560"/>
        <w:jc w:val="center"/>
        <w:textAlignment w:val="auto"/>
        <w:rPr>
          <w:rFonts w:ascii="宋体" w:hAnsi="宋体"/>
          <w:highlight w:val="none"/>
        </w:rPr>
      </w:pPr>
      <w:r>
        <w:rPr>
          <w:rFonts w:ascii="宋体" w:hAnsi="宋体" w:eastAsiaTheme="minorEastAsia" w:cstheme="minorBidi"/>
          <w:highlight w:val="none"/>
        </w:rPr>
        <w:t xml:space="preserve">               法定代表人或委托代理人：（签字或签章）</w:t>
      </w:r>
    </w:p>
    <w:p w14:paraId="45EB2517">
      <w:pPr>
        <w:keepNext w:val="0"/>
        <w:keepLines w:val="0"/>
        <w:pageBreakBefore w:val="0"/>
        <w:widowControl w:val="0"/>
        <w:kinsoku/>
        <w:wordWrap/>
        <w:overflowPunct/>
        <w:topLinePunct w:val="0"/>
        <w:autoSpaceDE/>
        <w:autoSpaceDN/>
        <w:bidi w:val="0"/>
        <w:adjustRightInd w:val="0"/>
        <w:snapToGrid w:val="0"/>
        <w:spacing w:line="360" w:lineRule="auto"/>
        <w:ind w:firstLine="4095" w:firstLineChars="1950"/>
        <w:textAlignment w:val="auto"/>
        <w:rPr>
          <w:rFonts w:ascii="仿宋_GB2312" w:hAnsi="仿宋_GB2312" w:eastAsia="仿宋_GB2312" w:cs="仿宋_GB2312"/>
          <w:szCs w:val="21"/>
          <w:highlight w:val="none"/>
        </w:rPr>
      </w:pPr>
      <w:r>
        <w:rPr>
          <w:rFonts w:hint="eastAsia" w:asciiTheme="minorHAnsi" w:hAnsiTheme="minorHAnsi" w:eastAsiaTheme="minorEastAsia" w:cstheme="minorBidi"/>
          <w:szCs w:val="24"/>
          <w:highlight w:val="none"/>
          <w:u w:val="none"/>
        </w:rPr>
        <w:t>_______</w:t>
      </w:r>
      <w:r>
        <w:rPr>
          <w:rFonts w:hint="eastAsia" w:asciiTheme="minorHAnsi" w:hAnsiTheme="minorHAnsi" w:eastAsiaTheme="minorEastAsia" w:cstheme="minorBidi"/>
          <w:szCs w:val="24"/>
          <w:highlight w:val="none"/>
        </w:rPr>
        <w:t>年______月________日</w:t>
      </w:r>
    </w:p>
    <w:p w14:paraId="50B6D464">
      <w:pPr>
        <w:keepNext w:val="0"/>
        <w:keepLines w:val="0"/>
        <w:pageBreakBefore w:val="0"/>
        <w:widowControl w:val="0"/>
        <w:kinsoku/>
        <w:wordWrap/>
        <w:overflowPunct/>
        <w:topLinePunct w:val="0"/>
        <w:autoSpaceDE/>
        <w:autoSpaceDN/>
        <w:bidi w:val="0"/>
        <w:snapToGrid w:val="0"/>
        <w:spacing w:line="360" w:lineRule="auto"/>
        <w:textAlignment w:val="auto"/>
        <w:rPr>
          <w:rFonts w:asciiTheme="minorEastAsia" w:hAnsiTheme="minorEastAsia" w:eastAsiaTheme="minorEastAsia"/>
          <w:b/>
          <w:bCs/>
          <w:szCs w:val="24"/>
          <w:highlight w:val="none"/>
        </w:rPr>
        <w:sectPr>
          <w:pgSz w:w="11906" w:h="16838"/>
          <w:pgMar w:top="1134" w:right="1134" w:bottom="1134" w:left="1134" w:header="782" w:footer="737" w:gutter="0"/>
          <w:pgNumType w:fmt="decimal"/>
          <w:cols w:space="720" w:num="1"/>
          <w:docGrid w:type="lines" w:linePitch="381" w:charSpace="0"/>
        </w:sectPr>
      </w:pPr>
      <w:bookmarkStart w:id="16" w:name="_Toc34906010"/>
      <w:bookmarkStart w:id="17" w:name="_Toc21422"/>
      <w:bookmarkStart w:id="18" w:name="_Toc66089645"/>
    </w:p>
    <w:p w14:paraId="4486A901">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19" w:name="_Toc1540"/>
      <w:r>
        <w:rPr>
          <w:rFonts w:hint="eastAsia" w:asciiTheme="minorEastAsia" w:hAnsiTheme="minorEastAsia" w:eastAsiaTheme="minorEastAsia" w:cstheme="minorBidi"/>
          <w:b/>
          <w:bCs/>
          <w:szCs w:val="24"/>
          <w:highlight w:val="none"/>
        </w:rPr>
        <w:t>六、</w:t>
      </w:r>
      <w:bookmarkEnd w:id="16"/>
      <w:bookmarkEnd w:id="17"/>
      <w:bookmarkEnd w:id="18"/>
      <w:r>
        <w:rPr>
          <w:rFonts w:hint="eastAsia" w:asciiTheme="minorHAnsi" w:hAnsiTheme="minorHAnsi" w:eastAsiaTheme="minorEastAsia" w:cstheme="minorBidi"/>
          <w:b/>
          <w:szCs w:val="24"/>
          <w:highlight w:val="none"/>
        </w:rPr>
        <w:t>技术规格偏离表</w:t>
      </w:r>
      <w:bookmarkEnd w:id="19"/>
    </w:p>
    <w:tbl>
      <w:tblPr>
        <w:tblStyle w:val="9"/>
        <w:tblW w:w="9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05"/>
        <w:gridCol w:w="3187"/>
        <w:gridCol w:w="663"/>
        <w:gridCol w:w="675"/>
        <w:gridCol w:w="650"/>
      </w:tblGrid>
      <w:tr w14:paraId="5FACC53A">
        <w:trPr>
          <w:hidden w:val="0"/>
          <w:trHeight w:val="879"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180" w:type="dxa"/>
            <w:gridSpan w:val="5"/>
            <w:tcBorders>
              <w:top w:val="single" w:color="auto" w:sz="4" w:space="0"/>
              <w:left w:val="single" w:color="auto" w:sz="4" w:space="0"/>
              <w:bottom w:val="single" w:color="auto" w:sz="4" w:space="0"/>
              <w:right w:val="single" w:color="auto" w:sz="4" w:space="0"/>
            </w:tcBorders>
            <w:vAlign w:val="center"/>
          </w:tcPr>
          <w:p w14:paraId="71B3D83C">
            <w:pPr>
              <w:adjustRightInd w:val="0"/>
              <w:snapToGrid w:val="0"/>
              <w:jc w:val="left"/>
              <w:rPr>
                <w:rFonts w:ascii="宋体" w:hAnsi="宋体" w:cs="宋体"/>
                <w:szCs w:val="21"/>
                <w:highlight w:val="none"/>
              </w:rPr>
            </w:pPr>
            <w:r>
              <w:rPr>
                <w:rFonts w:ascii="宋体" w:hAnsi="宋体" w:cs="宋体" w:eastAsiaTheme="minorEastAsia"/>
                <w:szCs w:val="21"/>
                <w:highlight w:val="none"/>
              </w:rPr>
              <w:t>标段号/序号：001/01</w:t>
            </w:r>
          </w:p>
          <w:p w14:paraId="0B90AEEB">
            <w:pPr>
              <w:widowControl/>
              <w:adjustRightInd w:val="0"/>
              <w:snapToGrid w:val="0"/>
              <w:jc w:val="left"/>
              <w:rPr>
                <w:rFonts w:ascii="宋体" w:hAnsi="宋体" w:cs="宋体"/>
                <w:bCs/>
                <w:kern w:val="0"/>
                <w:szCs w:val="21"/>
                <w:highlight w:val="none"/>
              </w:rPr>
            </w:pPr>
            <w:r>
              <w:rPr>
                <w:rFonts w:ascii="宋体" w:hAnsi="宋体" w:cs="宋体" w:eastAsiaTheme="minorEastAsia"/>
                <w:szCs w:val="21"/>
                <w:highlight w:val="none"/>
              </w:rPr>
              <w:t>产品名称：小包外观检测装置</w:t>
            </w:r>
          </w:p>
          <w:p w14:paraId="3F1E8027">
            <w:pPr>
              <w:widowControl/>
              <w:adjustRightInd w:val="0"/>
              <w:snapToGrid w:val="0"/>
              <w:jc w:val="left"/>
              <w:rPr>
                <w:rFonts w:hint="default" w:ascii="宋体" w:hAnsi="宋体" w:eastAsia="宋体" w:cs="宋体"/>
                <w:bCs/>
                <w:kern w:val="0"/>
                <w:szCs w:val="21"/>
                <w:highlight w:val="none"/>
                <w:lang w:val="en-US" w:eastAsia="zh-CN"/>
              </w:rPr>
            </w:pPr>
            <w:r>
              <w:rPr>
                <w:rFonts w:ascii="宋体" w:hAnsi="宋体" w:cs="宋体" w:eastAsiaTheme="minorEastAsia"/>
                <w:bCs/>
                <w:kern w:val="0"/>
                <w:szCs w:val="21"/>
                <w:highlight w:val="none"/>
              </w:rPr>
              <w:t>预计采购数量：</w:t>
            </w:r>
            <w:r>
              <w:rPr>
                <w:rFonts w:ascii="宋体" w:hAnsi="宋体" w:cs="宋体" w:eastAsiaTheme="minorEastAsia"/>
                <w:bCs/>
                <w:kern w:val="0"/>
                <w:szCs w:val="21"/>
                <w:highlight w:val="none"/>
                <w:lang w:val="en-US" w:eastAsia="zh-CN"/>
              </w:rPr>
              <w:t>10台</w:t>
            </w:r>
          </w:p>
        </w:tc>
      </w:tr>
      <w:tr w14:paraId="563AF097">
        <w:trPr>
          <w:hidden w:val="0"/>
          <w:trHeight w:val="856"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5" w:type="dxa"/>
            <w:tcBorders>
              <w:top w:val="single" w:color="auto" w:sz="4" w:space="0"/>
              <w:left w:val="single" w:color="auto" w:sz="4" w:space="0"/>
              <w:bottom w:val="single" w:color="auto" w:sz="4" w:space="0"/>
              <w:right w:val="single" w:color="auto" w:sz="4" w:space="0"/>
            </w:tcBorders>
            <w:vAlign w:val="center"/>
          </w:tcPr>
          <w:p w14:paraId="26201666">
            <w:pPr>
              <w:snapToGrid w:val="0"/>
              <w:jc w:val="center"/>
              <w:rPr>
                <w:rFonts w:ascii="宋体" w:hAnsi="宋体" w:cs="宋体"/>
                <w:szCs w:val="21"/>
                <w:highlight w:val="none"/>
              </w:rPr>
            </w:pPr>
            <w:r>
              <w:rPr>
                <w:rFonts w:ascii="宋体" w:hAnsi="宋体" w:cs="宋体" w:eastAsiaTheme="minorEastAsia"/>
                <w:szCs w:val="21"/>
                <w:highlight w:val="none"/>
              </w:rPr>
              <w:t>招标文件要求</w:t>
            </w:r>
          </w:p>
          <w:p w14:paraId="558DBC6E">
            <w:pPr>
              <w:snapToGrid w:val="0"/>
              <w:jc w:val="center"/>
              <w:rPr>
                <w:rFonts w:ascii="宋体" w:hAnsi="宋体" w:cs="宋体"/>
                <w:b/>
                <w:szCs w:val="21"/>
                <w:highlight w:val="none"/>
              </w:rPr>
            </w:pPr>
            <w:r>
              <w:rPr>
                <w:rFonts w:ascii="宋体" w:hAnsi="宋体" w:cs="宋体" w:eastAsiaTheme="minorEastAsia"/>
                <w:b/>
                <w:szCs w:val="21"/>
                <w:highlight w:val="none"/>
              </w:rPr>
              <w:t>重要提示：实质性要求及重要指标用★标注，★标注项不得负偏离，如果负偏离，则投标文件无效。</w:t>
            </w:r>
          </w:p>
        </w:tc>
        <w:tc>
          <w:tcPr>
            <w:tcW w:w="3187" w:type="dxa"/>
            <w:tcBorders>
              <w:top w:val="single" w:color="auto" w:sz="4" w:space="0"/>
              <w:left w:val="single" w:color="auto" w:sz="4" w:space="0"/>
              <w:bottom w:val="single" w:color="auto" w:sz="4" w:space="0"/>
              <w:right w:val="single" w:color="auto" w:sz="4" w:space="0"/>
            </w:tcBorders>
            <w:vAlign w:val="center"/>
          </w:tcPr>
          <w:p w14:paraId="5A55E72C">
            <w:pPr>
              <w:jc w:val="center"/>
              <w:rPr>
                <w:rFonts w:ascii="宋体" w:hAnsi="宋体" w:cs="宋体"/>
                <w:szCs w:val="21"/>
                <w:highlight w:val="none"/>
              </w:rPr>
            </w:pPr>
            <w:r>
              <w:rPr>
                <w:rFonts w:ascii="宋体" w:hAnsi="宋体" w:cs="宋体" w:eastAsiaTheme="minorEastAsia"/>
                <w:szCs w:val="21"/>
                <w:highlight w:val="none"/>
              </w:rPr>
              <w:t>投标文件</w:t>
            </w:r>
          </w:p>
          <w:p w14:paraId="5F39A5C0">
            <w:pPr>
              <w:tabs>
                <w:tab w:val="left" w:pos="0"/>
              </w:tabs>
              <w:spacing w:line="240" w:lineRule="exact"/>
              <w:jc w:val="center"/>
              <w:rPr>
                <w:rFonts w:ascii="宋体" w:hAnsi="宋体" w:cs="宋体"/>
                <w:kern w:val="0"/>
                <w:szCs w:val="21"/>
                <w:highlight w:val="none"/>
              </w:rPr>
            </w:pPr>
            <w:r>
              <w:rPr>
                <w:rFonts w:ascii="宋体" w:hAnsi="宋体" w:cs="宋体" w:eastAsiaTheme="minorEastAsia"/>
                <w:szCs w:val="21"/>
                <w:highlight w:val="none"/>
              </w:rPr>
              <w:t>响应内容</w:t>
            </w:r>
          </w:p>
        </w:tc>
        <w:tc>
          <w:tcPr>
            <w:tcW w:w="663" w:type="dxa"/>
            <w:tcBorders>
              <w:top w:val="single" w:color="auto" w:sz="4" w:space="0"/>
              <w:left w:val="single" w:color="auto" w:sz="4" w:space="0"/>
              <w:bottom w:val="single" w:color="auto" w:sz="4" w:space="0"/>
              <w:right w:val="single" w:color="auto" w:sz="4" w:space="0"/>
            </w:tcBorders>
            <w:vAlign w:val="center"/>
          </w:tcPr>
          <w:p w14:paraId="2B86B01E">
            <w:pPr>
              <w:tabs>
                <w:tab w:val="left" w:pos="0"/>
              </w:tabs>
              <w:spacing w:line="240" w:lineRule="exact"/>
              <w:jc w:val="center"/>
              <w:rPr>
                <w:rFonts w:ascii="宋体" w:hAnsi="宋体" w:cs="宋体"/>
                <w:kern w:val="0"/>
                <w:szCs w:val="21"/>
                <w:highlight w:val="none"/>
              </w:rPr>
            </w:pPr>
            <w:r>
              <w:rPr>
                <w:rFonts w:ascii="宋体" w:hAnsi="宋体" w:cs="宋体" w:eastAsiaTheme="minorEastAsia"/>
                <w:szCs w:val="21"/>
                <w:highlight w:val="none"/>
              </w:rPr>
              <w:t>偏离程度</w:t>
            </w:r>
          </w:p>
        </w:tc>
        <w:tc>
          <w:tcPr>
            <w:tcW w:w="675" w:type="dxa"/>
            <w:tcBorders>
              <w:top w:val="single" w:color="auto" w:sz="4" w:space="0"/>
              <w:left w:val="single" w:color="auto" w:sz="4" w:space="0"/>
              <w:bottom w:val="single" w:color="auto" w:sz="4" w:space="0"/>
              <w:right w:val="single" w:color="auto" w:sz="4" w:space="0"/>
            </w:tcBorders>
            <w:vAlign w:val="center"/>
          </w:tcPr>
          <w:p w14:paraId="167C9860">
            <w:pPr>
              <w:tabs>
                <w:tab w:val="left" w:pos="0"/>
              </w:tabs>
              <w:spacing w:line="240" w:lineRule="exact"/>
              <w:jc w:val="center"/>
              <w:rPr>
                <w:rFonts w:ascii="宋体" w:hAnsi="宋体" w:cs="宋体"/>
                <w:szCs w:val="21"/>
                <w:highlight w:val="none"/>
              </w:rPr>
            </w:pPr>
            <w:r>
              <w:rPr>
                <w:rFonts w:ascii="宋体" w:hAnsi="宋体" w:cs="宋体" w:eastAsiaTheme="minorEastAsia"/>
                <w:szCs w:val="21"/>
                <w:highlight w:val="none"/>
              </w:rPr>
              <w:t>偏离  说明</w:t>
            </w:r>
          </w:p>
        </w:tc>
        <w:tc>
          <w:tcPr>
            <w:tcW w:w="650" w:type="dxa"/>
            <w:tcBorders>
              <w:top w:val="single" w:color="auto" w:sz="4" w:space="0"/>
              <w:left w:val="single" w:color="auto" w:sz="4" w:space="0"/>
              <w:bottom w:val="single" w:color="auto" w:sz="4" w:space="0"/>
              <w:right w:val="single" w:color="auto" w:sz="4" w:space="0"/>
            </w:tcBorders>
            <w:vAlign w:val="center"/>
          </w:tcPr>
          <w:p w14:paraId="158BBDF1">
            <w:pPr>
              <w:tabs>
                <w:tab w:val="left" w:pos="0"/>
              </w:tabs>
              <w:spacing w:line="240" w:lineRule="exact"/>
              <w:jc w:val="center"/>
              <w:rPr>
                <w:rFonts w:ascii="宋体" w:hAnsi="宋体" w:cs="宋体"/>
                <w:kern w:val="0"/>
                <w:szCs w:val="21"/>
                <w:highlight w:val="none"/>
              </w:rPr>
            </w:pPr>
            <w:r>
              <w:rPr>
                <w:rFonts w:ascii="宋体" w:hAnsi="宋体" w:cs="宋体" w:eastAsiaTheme="minorEastAsia"/>
                <w:szCs w:val="21"/>
                <w:highlight w:val="none"/>
              </w:rPr>
              <w:t>证明资料</w:t>
            </w:r>
          </w:p>
        </w:tc>
      </w:tr>
      <w:tr w14:paraId="55EE2971">
        <w:trPr>
          <w:hidden w:val="0"/>
          <w:trHeight w:val="114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5" w:type="dxa"/>
            <w:tcBorders>
              <w:top w:val="single" w:color="auto" w:sz="4" w:space="0"/>
              <w:left w:val="single" w:color="auto" w:sz="4" w:space="0"/>
              <w:bottom w:val="single" w:color="auto" w:sz="4" w:space="0"/>
              <w:right w:val="single" w:color="auto" w:sz="4" w:space="0"/>
            </w:tcBorders>
            <w:vAlign w:val="center"/>
          </w:tcPr>
          <w:p w14:paraId="3FDAC55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一、</w:t>
            </w:r>
            <w:r>
              <w:rPr>
                <w:rFonts w:ascii="宋体" w:hAnsi="宋体" w:eastAsia="宋体" w:cs="宋体"/>
                <w:szCs w:val="21"/>
                <w:highlight w:val="none"/>
              </w:rPr>
              <w:t>主要功能</w:t>
            </w:r>
          </w:p>
          <w:p w14:paraId="4C21456D">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1、</w:t>
            </w:r>
            <w:r>
              <w:rPr>
                <w:rFonts w:ascii="宋体" w:hAnsi="宋体" w:eastAsia="宋体" w:cs="宋体"/>
                <w:szCs w:val="21"/>
                <w:highlight w:val="none"/>
              </w:rPr>
              <w:t>检测内容：</w:t>
            </w:r>
          </w:p>
          <w:p w14:paraId="6BD2B772">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1</w:t>
            </w:r>
            <w:r>
              <w:rPr>
                <w:rFonts w:ascii="宋体" w:hAnsi="宋体" w:eastAsia="宋体" w:cs="宋体"/>
                <w:szCs w:val="21"/>
                <w:highlight w:val="none"/>
                <w:lang w:eastAsia="zh-CN"/>
              </w:rPr>
              <w:t>）</w:t>
            </w:r>
            <w:r>
              <w:rPr>
                <w:rFonts w:ascii="宋体" w:hAnsi="宋体" w:eastAsia="宋体" w:cs="宋体"/>
                <w:szCs w:val="21"/>
                <w:highlight w:val="none"/>
              </w:rPr>
              <w:t>小包标志性图案、文字印刷错版、污损、商标纸错牌等；</w:t>
            </w:r>
          </w:p>
          <w:p w14:paraId="1D0DDAF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2</w:t>
            </w:r>
            <w:r>
              <w:rPr>
                <w:rFonts w:ascii="宋体" w:hAnsi="宋体" w:eastAsia="宋体" w:cs="宋体"/>
                <w:szCs w:val="21"/>
                <w:highlight w:val="none"/>
                <w:lang w:eastAsia="zh-CN"/>
              </w:rPr>
              <w:t>）</w:t>
            </w:r>
            <w:r>
              <w:rPr>
                <w:rFonts w:ascii="宋体" w:hAnsi="宋体" w:eastAsia="宋体" w:cs="宋体"/>
                <w:szCs w:val="21"/>
                <w:highlight w:val="none"/>
              </w:rPr>
              <w:t>上、下侧面开胶翘（翻）边、翻盖变形或其它散包形式；</w:t>
            </w:r>
          </w:p>
          <w:p w14:paraId="7CAB9302">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3</w:t>
            </w:r>
            <w:r>
              <w:rPr>
                <w:rFonts w:ascii="宋体" w:hAnsi="宋体" w:eastAsia="宋体" w:cs="宋体"/>
                <w:szCs w:val="21"/>
                <w:highlight w:val="none"/>
                <w:lang w:eastAsia="zh-CN"/>
              </w:rPr>
              <w:t>）</w:t>
            </w:r>
            <w:r>
              <w:rPr>
                <w:rFonts w:ascii="宋体" w:hAnsi="宋体" w:eastAsia="宋体" w:cs="宋体"/>
                <w:szCs w:val="21"/>
                <w:highlight w:val="none"/>
              </w:rPr>
              <w:t>无外包装纸或外包装纸反；</w:t>
            </w:r>
          </w:p>
          <w:p w14:paraId="5A409FF0">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4</w:t>
            </w:r>
            <w:r>
              <w:rPr>
                <w:rFonts w:ascii="宋体" w:hAnsi="宋体" w:eastAsia="宋体" w:cs="宋体"/>
                <w:szCs w:val="21"/>
                <w:highlight w:val="none"/>
                <w:lang w:eastAsia="zh-CN"/>
              </w:rPr>
              <w:t>）</w:t>
            </w:r>
            <w:r>
              <w:rPr>
                <w:rFonts w:ascii="宋体" w:hAnsi="宋体" w:eastAsia="宋体" w:cs="宋体"/>
                <w:szCs w:val="21"/>
                <w:highlight w:val="none"/>
              </w:rPr>
              <w:t>烟包倒置；</w:t>
            </w:r>
          </w:p>
          <w:p w14:paraId="6FF4A343">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5</w:t>
            </w:r>
            <w:r>
              <w:rPr>
                <w:rFonts w:ascii="宋体" w:hAnsi="宋体" w:eastAsia="宋体" w:cs="宋体"/>
                <w:szCs w:val="21"/>
                <w:highlight w:val="none"/>
                <w:lang w:eastAsia="zh-CN"/>
              </w:rPr>
              <w:t>）</w:t>
            </w:r>
            <w:r>
              <w:rPr>
                <w:rFonts w:ascii="宋体" w:hAnsi="宋体" w:eastAsia="宋体" w:cs="宋体"/>
                <w:szCs w:val="21"/>
                <w:highlight w:val="none"/>
              </w:rPr>
              <w:t>卡纸、铝箔纸外漏；</w:t>
            </w:r>
          </w:p>
          <w:p w14:paraId="400BC7D3">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6</w:t>
            </w:r>
            <w:r>
              <w:rPr>
                <w:rFonts w:ascii="宋体" w:hAnsi="宋体" w:eastAsia="宋体" w:cs="宋体"/>
                <w:szCs w:val="21"/>
                <w:highlight w:val="none"/>
                <w:lang w:eastAsia="zh-CN"/>
              </w:rPr>
              <w:t>）</w:t>
            </w:r>
            <w:r>
              <w:rPr>
                <w:rFonts w:ascii="宋体" w:hAnsi="宋体" w:eastAsia="宋体" w:cs="宋体"/>
                <w:szCs w:val="21"/>
                <w:highlight w:val="none"/>
              </w:rPr>
              <w:t>小包表面黏附异物；</w:t>
            </w:r>
          </w:p>
          <w:p w14:paraId="7E44847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eastAsia="zh-CN"/>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7</w:t>
            </w:r>
            <w:r>
              <w:rPr>
                <w:rFonts w:ascii="宋体" w:hAnsi="宋体" w:eastAsia="宋体" w:cs="宋体"/>
                <w:szCs w:val="21"/>
                <w:highlight w:val="none"/>
                <w:lang w:eastAsia="zh-CN"/>
              </w:rPr>
              <w:t>）</w:t>
            </w:r>
            <w:r>
              <w:rPr>
                <w:rFonts w:ascii="宋体" w:hAnsi="宋体" w:eastAsia="宋体" w:cs="宋体"/>
                <w:szCs w:val="21"/>
                <w:highlight w:val="none"/>
              </w:rPr>
              <w:t>翻盖缝隙</w:t>
            </w:r>
            <w:r>
              <w:rPr>
                <w:rFonts w:ascii="宋体" w:hAnsi="宋体" w:eastAsia="宋体" w:cs="宋体"/>
                <w:szCs w:val="21"/>
                <w:highlight w:val="none"/>
                <w:lang w:val="en-US" w:eastAsia="zh-CN"/>
              </w:rPr>
              <w:t>的</w:t>
            </w:r>
            <w:r>
              <w:rPr>
                <w:rFonts w:ascii="宋体" w:hAnsi="宋体" w:eastAsia="宋体" w:cs="宋体"/>
                <w:szCs w:val="21"/>
                <w:highlight w:val="none"/>
              </w:rPr>
              <w:t>变形、外露</w:t>
            </w:r>
            <w:r>
              <w:rPr>
                <w:rFonts w:ascii="宋体" w:hAnsi="宋体" w:eastAsia="宋体" w:cs="宋体"/>
                <w:szCs w:val="21"/>
                <w:highlight w:val="none"/>
                <w:lang w:eastAsia="zh-CN"/>
              </w:rPr>
              <w:t>；</w:t>
            </w:r>
          </w:p>
          <w:p w14:paraId="6D8389C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8</w:t>
            </w:r>
            <w:r>
              <w:rPr>
                <w:rFonts w:ascii="宋体" w:hAnsi="宋体" w:eastAsia="宋体" w:cs="宋体"/>
                <w:szCs w:val="21"/>
                <w:highlight w:val="none"/>
                <w:lang w:eastAsia="zh-CN"/>
              </w:rPr>
              <w:t>）</w:t>
            </w:r>
            <w:r>
              <w:rPr>
                <w:rFonts w:ascii="宋体" w:hAnsi="宋体" w:eastAsia="宋体" w:cs="宋体"/>
                <w:szCs w:val="21"/>
                <w:highlight w:val="none"/>
              </w:rPr>
              <w:t>最小缺陷（包括但不限于：脏污、异物、破损、折角、图案缺失等）检出面积≤</w:t>
            </w:r>
            <w:r>
              <w:rPr>
                <w:rFonts w:ascii="宋体" w:hAnsi="宋体" w:eastAsia="宋体" w:cs="宋体"/>
                <w:szCs w:val="21"/>
                <w:highlight w:val="none"/>
                <w:lang w:val="en-US" w:eastAsia="zh-CN"/>
              </w:rPr>
              <w:t>2</w:t>
            </w:r>
            <w:r>
              <w:rPr>
                <w:rFonts w:ascii="宋体" w:hAnsi="宋体" w:eastAsia="宋体" w:cs="宋体"/>
                <w:szCs w:val="21"/>
                <w:highlight w:val="none"/>
              </w:rPr>
              <w:t>mm×</w:t>
            </w:r>
            <w:r>
              <w:rPr>
                <w:rFonts w:ascii="宋体" w:hAnsi="宋体" w:eastAsia="宋体" w:cs="宋体"/>
                <w:szCs w:val="21"/>
                <w:highlight w:val="none"/>
                <w:lang w:val="en-US" w:eastAsia="zh-CN"/>
              </w:rPr>
              <w:t>2</w:t>
            </w:r>
            <w:r>
              <w:rPr>
                <w:rFonts w:ascii="宋体" w:hAnsi="宋体" w:eastAsia="宋体" w:cs="宋体"/>
                <w:szCs w:val="21"/>
                <w:highlight w:val="none"/>
              </w:rPr>
              <w:t>mm</w:t>
            </w:r>
            <w:r>
              <w:rPr>
                <w:rFonts w:ascii="宋体" w:hAnsi="宋体" w:eastAsia="宋体" w:cs="宋体"/>
                <w:szCs w:val="21"/>
                <w:highlight w:val="none"/>
                <w:lang w:eastAsia="zh-CN"/>
              </w:rPr>
              <w:t>。</w:t>
            </w:r>
          </w:p>
          <w:p w14:paraId="0339FC04">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2、</w:t>
            </w:r>
            <w:r>
              <w:rPr>
                <w:rFonts w:ascii="宋体" w:hAnsi="宋体" w:eastAsia="宋体" w:cs="宋体"/>
                <w:szCs w:val="21"/>
                <w:highlight w:val="none"/>
              </w:rPr>
              <w:t>检出率：严重缺陷</w:t>
            </w:r>
            <w:r>
              <w:rPr>
                <w:rFonts w:ascii="宋体" w:hAnsi="宋体" w:eastAsia="宋体" w:cs="宋体"/>
                <w:szCs w:val="21"/>
                <w:highlight w:val="none"/>
                <w:lang w:val="en-US" w:eastAsia="zh-CN"/>
              </w:rPr>
              <w:t>99.99</w:t>
            </w:r>
            <w:r>
              <w:rPr>
                <w:rFonts w:ascii="宋体" w:hAnsi="宋体" w:eastAsia="宋体" w:cs="宋体"/>
                <w:szCs w:val="21"/>
                <w:highlight w:val="none"/>
              </w:rPr>
              <w:t>%剔除，一般缺陷检出率≥9</w:t>
            </w:r>
            <w:r>
              <w:rPr>
                <w:rFonts w:ascii="宋体" w:hAnsi="宋体" w:eastAsia="宋体" w:cs="宋体"/>
                <w:szCs w:val="21"/>
                <w:highlight w:val="none"/>
                <w:lang w:val="en-US" w:eastAsia="zh-CN"/>
              </w:rPr>
              <w:t>9.5</w:t>
            </w:r>
            <w:r>
              <w:rPr>
                <w:rFonts w:ascii="宋体" w:hAnsi="宋体" w:eastAsia="宋体" w:cs="宋体"/>
                <w:szCs w:val="21"/>
                <w:highlight w:val="none"/>
              </w:rPr>
              <w:t>%。</w:t>
            </w:r>
          </w:p>
          <w:p w14:paraId="2C665277">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3、</w:t>
            </w:r>
            <w:r>
              <w:rPr>
                <w:rFonts w:ascii="宋体" w:hAnsi="宋体" w:eastAsia="宋体" w:cs="宋体"/>
                <w:szCs w:val="21"/>
                <w:highlight w:val="none"/>
              </w:rPr>
              <w:t>检测速度：≥</w:t>
            </w:r>
            <w:r>
              <w:rPr>
                <w:rFonts w:ascii="宋体" w:hAnsi="宋体" w:eastAsia="宋体" w:cs="宋体"/>
                <w:szCs w:val="21"/>
                <w:highlight w:val="none"/>
                <w:lang w:val="en-US" w:eastAsia="zh-CN"/>
              </w:rPr>
              <w:t>6</w:t>
            </w:r>
            <w:r>
              <w:rPr>
                <w:rFonts w:ascii="宋体" w:hAnsi="宋体" w:eastAsia="宋体" w:cs="宋体"/>
                <w:szCs w:val="21"/>
                <w:highlight w:val="none"/>
              </w:rPr>
              <w:t>00包/分钟，并具备连续检测剔除10包坏烟的能力。</w:t>
            </w:r>
          </w:p>
          <w:p w14:paraId="12EDEF38">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4、</w:t>
            </w:r>
            <w:r>
              <w:rPr>
                <w:rFonts w:ascii="宋体" w:hAnsi="宋体" w:eastAsia="宋体" w:cs="宋体"/>
                <w:szCs w:val="21"/>
                <w:highlight w:val="none"/>
              </w:rPr>
              <w:t>误剔率：≤0.1</w:t>
            </w:r>
            <w:r>
              <w:rPr>
                <w:rFonts w:ascii="宋体" w:hAnsi="宋体" w:eastAsia="宋体" w:cs="宋体"/>
                <w:szCs w:val="21"/>
                <w:highlight w:val="none"/>
                <w:lang w:val="en-US" w:eastAsia="zh-CN"/>
              </w:rPr>
              <w:t>5</w:t>
            </w:r>
            <w:r>
              <w:rPr>
                <w:rFonts w:ascii="宋体" w:hAnsi="宋体" w:eastAsia="宋体" w:cs="宋体"/>
                <w:szCs w:val="21"/>
                <w:highlight w:val="none"/>
              </w:rPr>
              <w:t>%。</w:t>
            </w:r>
          </w:p>
          <w:p w14:paraId="4E667583">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5、</w:t>
            </w:r>
            <w:r>
              <w:rPr>
                <w:rFonts w:ascii="宋体" w:hAnsi="宋体" w:eastAsia="宋体" w:cs="宋体"/>
                <w:szCs w:val="21"/>
                <w:highlight w:val="none"/>
              </w:rPr>
              <w:t>安装位置</w:t>
            </w:r>
            <w:r>
              <w:rPr>
                <w:rFonts w:ascii="宋体" w:hAnsi="宋体" w:eastAsia="宋体" w:cs="宋体"/>
                <w:szCs w:val="21"/>
                <w:highlight w:val="none"/>
                <w:lang w:val="en-US" w:eastAsia="zh-CN"/>
              </w:rPr>
              <w:t>及检测面</w:t>
            </w:r>
            <w:r>
              <w:rPr>
                <w:rFonts w:ascii="宋体" w:hAnsi="宋体" w:eastAsia="宋体" w:cs="宋体"/>
                <w:szCs w:val="21"/>
                <w:highlight w:val="none"/>
              </w:rPr>
              <w:t>：</w:t>
            </w:r>
            <w:r>
              <w:rPr>
                <w:rFonts w:ascii="宋体" w:hAnsi="宋体" w:eastAsia="宋体" w:cs="宋体"/>
                <w:szCs w:val="21"/>
                <w:highlight w:val="none"/>
                <w:lang w:val="en-US" w:eastAsia="zh-CN"/>
              </w:rPr>
              <w:t>检测烟包六个面，</w:t>
            </w:r>
            <w:r>
              <w:rPr>
                <w:rFonts w:ascii="宋体" w:hAnsi="宋体" w:eastAsia="宋体" w:cs="宋体"/>
                <w:szCs w:val="21"/>
                <w:highlight w:val="none"/>
              </w:rPr>
              <w:t>安装于ZB45/ZB25/GDX6包装机烟包跑道上，配备可对设备异常状态进行报警提示的声光报警装置，安装后不得影响包装机的操作及维修。</w:t>
            </w:r>
          </w:p>
          <w:p w14:paraId="57070D1C">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6、</w:t>
            </w:r>
            <w:r>
              <w:rPr>
                <w:rFonts w:ascii="宋体" w:hAnsi="宋体" w:eastAsia="宋体" w:cs="宋体"/>
                <w:szCs w:val="21"/>
                <w:highlight w:val="none"/>
              </w:rPr>
              <w:t>硬件要求：</w:t>
            </w:r>
          </w:p>
          <w:p w14:paraId="6194B9A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b/>
                <w:szCs w:val="21"/>
                <w:highlight w:val="none"/>
              </w:rPr>
              <w:t>★</w:t>
            </w:r>
            <w:r>
              <w:rPr>
                <w:rFonts w:ascii="宋体" w:hAnsi="宋体" w:eastAsia="宋体" w:cs="宋体"/>
                <w:szCs w:val="21"/>
                <w:highlight w:val="none"/>
                <w:lang w:val="en-US" w:eastAsia="zh-CN"/>
              </w:rPr>
              <w:t>（1）</w:t>
            </w:r>
            <w:r>
              <w:rPr>
                <w:rFonts w:ascii="宋体" w:hAnsi="宋体" w:eastAsia="宋体" w:cs="宋体"/>
                <w:szCs w:val="21"/>
                <w:highlight w:val="none"/>
              </w:rPr>
              <w:t>相机：采用高分辨率</w:t>
            </w:r>
            <w:r>
              <w:rPr>
                <w:rFonts w:ascii="宋体" w:hAnsi="宋体" w:eastAsia="宋体" w:cs="宋体"/>
                <w:szCs w:val="21"/>
                <w:highlight w:val="none"/>
                <w:lang w:val="en-US" w:eastAsia="zh-CN"/>
              </w:rPr>
              <w:t>工业相机</w:t>
            </w:r>
            <w:r>
              <w:rPr>
                <w:rFonts w:ascii="宋体" w:hAnsi="宋体" w:eastAsia="宋体" w:cs="宋体"/>
                <w:szCs w:val="21"/>
                <w:highlight w:val="none"/>
              </w:rPr>
              <w:t>，高速工业数字彩色相机，</w:t>
            </w:r>
            <w:r>
              <w:rPr>
                <w:rFonts w:ascii="宋体" w:hAnsi="宋体" w:eastAsia="宋体" w:cs="宋体"/>
                <w:szCs w:val="21"/>
                <w:highlight w:val="none"/>
                <w:lang w:val="en-US" w:eastAsia="zh-CN"/>
              </w:rPr>
              <w:t>具备</w:t>
            </w:r>
            <w:r>
              <w:rPr>
                <w:rFonts w:ascii="宋体" w:hAnsi="宋体" w:eastAsia="宋体" w:cs="宋体"/>
                <w:szCs w:val="21"/>
                <w:highlight w:val="none"/>
              </w:rPr>
              <w:t>性能稳定，抗干扰能力强。成像清晰、无光斑及波纹。</w:t>
            </w:r>
            <w:r>
              <w:rPr>
                <w:rFonts w:ascii="宋体" w:hAnsi="宋体" w:eastAsia="宋体" w:cs="宋体"/>
                <w:szCs w:val="21"/>
                <w:highlight w:val="none"/>
                <w:lang w:val="en-US" w:eastAsia="zh-CN"/>
              </w:rPr>
              <w:t>相机帧率要求大于50fps</w:t>
            </w:r>
            <w:r>
              <w:rPr>
                <w:rFonts w:ascii="宋体" w:hAnsi="宋体" w:eastAsia="宋体" w:cs="宋体"/>
                <w:szCs w:val="21"/>
                <w:highlight w:val="none"/>
              </w:rPr>
              <w:t>。</w:t>
            </w:r>
          </w:p>
          <w:p w14:paraId="24DAD50F">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（2）</w:t>
            </w:r>
            <w:r>
              <w:rPr>
                <w:rFonts w:ascii="宋体" w:hAnsi="宋体" w:eastAsia="宋体" w:cs="宋体"/>
                <w:szCs w:val="21"/>
                <w:highlight w:val="none"/>
              </w:rPr>
              <w:t>光源： 采用24V直流冷光多组LED高亮度光源系统。高稳定、光衰小（2万小时小于15%）、高亮（</w:t>
            </w:r>
            <w:r>
              <w:rPr>
                <w:rFonts w:ascii="宋体" w:hAnsi="宋体" w:eastAsia="宋体" w:cs="宋体"/>
                <w:szCs w:val="21"/>
                <w:highlight w:val="none"/>
                <w:lang w:val="en-US" w:eastAsia="zh-CN"/>
              </w:rPr>
              <w:t>≥</w:t>
            </w:r>
            <w:r>
              <w:rPr>
                <w:rFonts w:ascii="宋体" w:hAnsi="宋体" w:eastAsia="宋体" w:cs="宋体"/>
                <w:szCs w:val="21"/>
                <w:highlight w:val="none"/>
              </w:rPr>
              <w:t>90流明/瓦）。</w:t>
            </w:r>
          </w:p>
          <w:p w14:paraId="4AB220F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（3）</w:t>
            </w:r>
            <w:r>
              <w:rPr>
                <w:rFonts w:ascii="宋体" w:hAnsi="宋体" w:eastAsia="宋体" w:cs="宋体"/>
                <w:szCs w:val="21"/>
                <w:highlight w:val="none"/>
              </w:rPr>
              <w:t xml:space="preserve"> 显示屏：采用触摸式液晶显示屏</w:t>
            </w:r>
            <w:r>
              <w:rPr>
                <w:rFonts w:ascii="宋体" w:hAnsi="宋体" w:eastAsia="宋体" w:cs="宋体"/>
                <w:szCs w:val="21"/>
                <w:highlight w:val="none"/>
                <w:lang w:eastAsia="zh-CN"/>
              </w:rPr>
              <w:t>，</w:t>
            </w:r>
            <w:r>
              <w:rPr>
                <w:rFonts w:ascii="宋体" w:hAnsi="宋体" w:eastAsia="宋体" w:cs="宋体"/>
                <w:szCs w:val="21"/>
                <w:highlight w:val="none"/>
                <w:lang w:val="en-US" w:eastAsia="zh-CN"/>
              </w:rPr>
              <w:t>屏幕尺寸为</w:t>
            </w:r>
            <w:r>
              <w:rPr>
                <w:rFonts w:ascii="宋体" w:hAnsi="宋体" w:eastAsia="宋体" w:cs="宋体"/>
                <w:szCs w:val="21"/>
                <w:highlight w:val="none"/>
              </w:rPr>
              <w:t>≥</w:t>
            </w:r>
            <w:r>
              <w:rPr>
                <w:rFonts w:ascii="宋体" w:hAnsi="宋体" w:eastAsia="宋体" w:cs="宋体"/>
                <w:szCs w:val="21"/>
                <w:highlight w:val="none"/>
                <w:lang w:val="en-US" w:eastAsia="zh-CN"/>
              </w:rPr>
              <w:t>15寸</w:t>
            </w:r>
            <w:r>
              <w:rPr>
                <w:rFonts w:ascii="宋体" w:hAnsi="宋体" w:eastAsia="宋体" w:cs="宋体"/>
                <w:szCs w:val="21"/>
                <w:highlight w:val="none"/>
              </w:rPr>
              <w:t>。</w:t>
            </w:r>
          </w:p>
          <w:p w14:paraId="79B365DB">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rPr>
            </w:pPr>
            <w:r>
              <w:rPr>
                <w:rFonts w:ascii="宋体" w:hAnsi="宋体" w:eastAsia="宋体" w:cs="宋体"/>
                <w:b/>
                <w:szCs w:val="21"/>
                <w:highlight w:val="none"/>
              </w:rPr>
              <w:t>★</w:t>
            </w:r>
            <w:r>
              <w:rPr>
                <w:rFonts w:ascii="宋体" w:hAnsi="宋体" w:eastAsia="宋体" w:cs="宋体"/>
                <w:szCs w:val="21"/>
                <w:highlight w:val="none"/>
                <w:lang w:val="en-US" w:eastAsia="zh-CN"/>
              </w:rPr>
              <w:t>（4）</w:t>
            </w:r>
            <w:r>
              <w:rPr>
                <w:rFonts w:ascii="宋体" w:hAnsi="宋体" w:eastAsia="宋体" w:cs="宋体"/>
                <w:szCs w:val="21"/>
                <w:highlight w:val="none"/>
              </w:rPr>
              <w:t>控制计算机：</w:t>
            </w:r>
            <w:r>
              <w:rPr>
                <w:rFonts w:ascii="宋体" w:hAnsi="宋体" w:eastAsia="宋体" w:cs="宋体"/>
                <w:szCs w:val="21"/>
                <w:highlight w:val="none"/>
                <w:lang w:val="en-US" w:eastAsia="zh-CN"/>
              </w:rPr>
              <w:t>处理器要求：不能低于第9代 Intel CORE I7、处理器主频要求2.5GHz、内存16G、硬盘采用双硬盘结构，128G+1T配置。计算机内部具有专用英伟达GPU卡槽，同时计算机内部配置  GPU 3060显卡。</w:t>
            </w:r>
          </w:p>
          <w:p w14:paraId="16368C3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（5）镜头：为了与相机高效配合，采用进口的紧凑型镜头，能够捕捉住照相机的全部分辨率，低变形率（低于1.0%），同时在整个屏幕范围内都具有高对比度及清晰图像。</w:t>
            </w:r>
          </w:p>
          <w:p w14:paraId="07A62CC1">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6）IO控制板：I/O接入到PLC，并处理控制系统中的所有的输入/输出，为了方便调试及后期维护，控制板输入输出布局规范，且每路输入输出信号均有LED指示灯提示，便于排查分析问题。I/0控制板可以采集运行数据实时传输至监控软件，为判定系统稳定性提供参考。</w:t>
            </w:r>
          </w:p>
          <w:p w14:paraId="72A4E735">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b/>
                <w:szCs w:val="21"/>
                <w:highlight w:val="none"/>
              </w:rPr>
              <w:t>★</w:t>
            </w:r>
            <w:r>
              <w:rPr>
                <w:rFonts w:ascii="宋体" w:hAnsi="宋体" w:eastAsia="宋体" w:cs="宋体"/>
                <w:szCs w:val="21"/>
                <w:highlight w:val="none"/>
                <w:lang w:val="en-US" w:eastAsia="zh-CN"/>
              </w:rPr>
              <w:t>（7）成像视角</w:t>
            </w:r>
            <w:r>
              <w:rPr>
                <w:rFonts w:ascii="宋体" w:hAnsi="宋体" w:eastAsia="宋体" w:cs="宋体"/>
                <w:szCs w:val="21"/>
                <w:highlight w:val="none"/>
              </w:rPr>
              <w:t>：配备不少于</w:t>
            </w:r>
            <w:r>
              <w:rPr>
                <w:rFonts w:ascii="宋体" w:hAnsi="宋体" w:eastAsia="宋体" w:cs="宋体"/>
                <w:szCs w:val="21"/>
                <w:highlight w:val="none"/>
                <w:lang w:val="en-US" w:eastAsia="zh-CN"/>
              </w:rPr>
              <w:t>4</w:t>
            </w:r>
            <w:r>
              <w:rPr>
                <w:rFonts w:ascii="宋体" w:hAnsi="宋体" w:eastAsia="宋体" w:cs="宋体"/>
                <w:szCs w:val="21"/>
                <w:highlight w:val="none"/>
              </w:rPr>
              <w:t>个相机，实现小包外观</w:t>
            </w:r>
            <w:r>
              <w:rPr>
                <w:rFonts w:ascii="宋体" w:hAnsi="宋体" w:eastAsia="宋体" w:cs="宋体"/>
                <w:szCs w:val="21"/>
                <w:highlight w:val="none"/>
                <w:lang w:val="en-US" w:eastAsia="zh-CN"/>
              </w:rPr>
              <w:t>6</w:t>
            </w:r>
            <w:r>
              <w:rPr>
                <w:rFonts w:ascii="宋体" w:hAnsi="宋体" w:eastAsia="宋体" w:cs="宋体"/>
                <w:szCs w:val="21"/>
                <w:highlight w:val="none"/>
              </w:rPr>
              <w:t>面检测，</w:t>
            </w:r>
            <w:r>
              <w:rPr>
                <w:rFonts w:ascii="宋体" w:hAnsi="宋体" w:eastAsia="宋体" w:cs="宋体"/>
                <w:szCs w:val="21"/>
                <w:highlight w:val="none"/>
                <w:lang w:val="en-US" w:eastAsia="zh-CN"/>
              </w:rPr>
              <w:t>达到效果清晰、直观</w:t>
            </w:r>
            <w:r>
              <w:rPr>
                <w:rFonts w:ascii="宋体" w:hAnsi="宋体" w:eastAsia="宋体" w:cs="宋体"/>
                <w:szCs w:val="21"/>
                <w:highlight w:val="none"/>
              </w:rPr>
              <w:t>。</w:t>
            </w:r>
          </w:p>
          <w:p w14:paraId="2EEDCBE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7、</w:t>
            </w:r>
            <w:r>
              <w:rPr>
                <w:rFonts w:ascii="宋体" w:hAnsi="宋体" w:eastAsia="宋体" w:cs="宋体"/>
                <w:szCs w:val="21"/>
                <w:highlight w:val="none"/>
              </w:rPr>
              <w:t>软件要求：</w:t>
            </w:r>
          </w:p>
          <w:p w14:paraId="56A4ACE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（1）</w:t>
            </w:r>
            <w:r>
              <w:rPr>
                <w:rFonts w:ascii="宋体" w:hAnsi="宋体" w:eastAsia="宋体" w:cs="宋体"/>
                <w:szCs w:val="21"/>
                <w:highlight w:val="none"/>
              </w:rPr>
              <w:t xml:space="preserve"> 软件核心图像采集和图像处理算法源</w:t>
            </w:r>
            <w:r>
              <w:rPr>
                <w:rFonts w:ascii="宋体" w:hAnsi="宋体" w:eastAsia="宋体" w:cs="宋体"/>
                <w:szCs w:val="21"/>
                <w:highlight w:val="none"/>
                <w:lang w:val="en-US" w:eastAsia="zh-CN"/>
              </w:rPr>
              <w:t>，采用深度学习算法，具有双模型结构，既可以学习良品模型，极短时间完成训练任务，建立正确烟包外观模型，然后根据被检图像与模型差异性辨识出异常区域，实现缺陷烟包检测。同时可以学习不良品模型，获得分类模型后，根据输入图像自动完成缺陷目标的定位或分类操作。</w:t>
            </w:r>
          </w:p>
          <w:p w14:paraId="1A2E8152">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（2）全中文彩色触摸界面，软件功能完善并可持续升级。另外还配有数据传输接口。</w:t>
            </w:r>
          </w:p>
          <w:p w14:paraId="0AACF2B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3）检测器具备缺陷分类管理模块，能对检测出的缺陷图片进行分类管理，并将数据上传车间数采系统。还具有智能健康监测模块，对检测器内部关键器件，诸如成像单元、光照单元以及剔除单元的运行状态进行实时监测和健康状态分析，确保各部分正常、高效工作。</w:t>
            </w:r>
          </w:p>
          <w:p w14:paraId="43F811D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（4）</w:t>
            </w:r>
            <w:r>
              <w:rPr>
                <w:rFonts w:ascii="宋体" w:hAnsi="宋体" w:eastAsia="宋体" w:cs="宋体"/>
                <w:szCs w:val="21"/>
                <w:highlight w:val="none"/>
              </w:rPr>
              <w:t>要求提供以太网和USB等接口，多台设备间数据可以互相复制。</w:t>
            </w:r>
          </w:p>
          <w:p w14:paraId="2A33652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（5）</w:t>
            </w:r>
            <w:r>
              <w:rPr>
                <w:rFonts w:ascii="宋体" w:hAnsi="宋体" w:eastAsia="宋体" w:cs="宋体"/>
                <w:szCs w:val="21"/>
                <w:highlight w:val="none"/>
              </w:rPr>
              <w:t>要求牌号切换时操作简单快捷，能够实时监控检测数据。</w:t>
            </w:r>
          </w:p>
          <w:p w14:paraId="204D5F74">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（6）</w:t>
            </w:r>
            <w:r>
              <w:rPr>
                <w:rFonts w:ascii="宋体" w:hAnsi="宋体" w:eastAsia="宋体" w:cs="宋体"/>
                <w:szCs w:val="21"/>
                <w:highlight w:val="none"/>
              </w:rPr>
              <w:t>操作界面：软件须为全中文界面，界面友好、易操作。</w:t>
            </w:r>
          </w:p>
          <w:p w14:paraId="1ED71E6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（7）</w:t>
            </w:r>
            <w:r>
              <w:rPr>
                <w:rFonts w:ascii="宋体" w:hAnsi="宋体" w:eastAsia="宋体" w:cs="宋体"/>
                <w:szCs w:val="21"/>
                <w:highlight w:val="none"/>
              </w:rPr>
              <w:t>剔除烟包图像存储：根据生产速度实时采集图像，把剔除的烟包图像存储于本机硬盘内，数据滚动覆盖</w:t>
            </w:r>
            <w:r>
              <w:rPr>
                <w:rFonts w:ascii="宋体" w:hAnsi="宋体" w:eastAsia="宋体" w:cs="宋体"/>
                <w:szCs w:val="21"/>
                <w:highlight w:val="none"/>
                <w:lang w:eastAsia="zh-CN"/>
              </w:rPr>
              <w:t>，</w:t>
            </w:r>
            <w:r>
              <w:rPr>
                <w:rFonts w:ascii="宋体" w:hAnsi="宋体" w:eastAsia="宋体" w:cs="宋体"/>
                <w:szCs w:val="21"/>
                <w:highlight w:val="none"/>
                <w:lang w:val="en-US" w:eastAsia="zh-CN"/>
              </w:rPr>
              <w:t>图像存储时间大于2年</w:t>
            </w:r>
            <w:r>
              <w:rPr>
                <w:rFonts w:ascii="宋体" w:hAnsi="宋体" w:eastAsia="宋体" w:cs="宋体"/>
                <w:szCs w:val="21"/>
                <w:highlight w:val="none"/>
              </w:rPr>
              <w:t>。</w:t>
            </w:r>
          </w:p>
          <w:p w14:paraId="6EA671DB">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（8）</w:t>
            </w:r>
            <w:r>
              <w:rPr>
                <w:rFonts w:ascii="宋体" w:hAnsi="宋体" w:eastAsia="宋体" w:cs="宋体"/>
                <w:szCs w:val="21"/>
                <w:highlight w:val="none"/>
              </w:rPr>
              <w:t>检测图像及检测数据显示：要求实时显示采集的图像和检测数据。</w:t>
            </w:r>
          </w:p>
          <w:p w14:paraId="3D4470F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rPr>
              <w:t>数据显示及控制：显示生产线检测统计数据和控制器运行状态，通过软件灵活控制检测及剔烟状态。</w:t>
            </w:r>
          </w:p>
          <w:p w14:paraId="1BD68AA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（9）</w:t>
            </w:r>
            <w:r>
              <w:rPr>
                <w:rFonts w:ascii="宋体" w:hAnsi="宋体" w:eastAsia="宋体" w:cs="宋体"/>
                <w:szCs w:val="21"/>
                <w:highlight w:val="none"/>
              </w:rPr>
              <w:t>查询功能：要求具有产量、剔除量的统计功能及坏烟包检测画面的存储查询功能。</w:t>
            </w:r>
          </w:p>
          <w:p w14:paraId="6F064C35">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（10）</w:t>
            </w:r>
            <w:r>
              <w:rPr>
                <w:rFonts w:ascii="宋体" w:hAnsi="宋体" w:eastAsia="宋体" w:cs="宋体"/>
                <w:szCs w:val="21"/>
                <w:highlight w:val="none"/>
              </w:rPr>
              <w:t>数采：预留数据采集端口，并能适应</w:t>
            </w:r>
            <w:r>
              <w:rPr>
                <w:rFonts w:ascii="宋体" w:hAnsi="宋体" w:eastAsia="宋体" w:cs="宋体"/>
                <w:szCs w:val="21"/>
                <w:highlight w:val="none"/>
                <w:lang w:val="en-US" w:eastAsia="zh-CN"/>
              </w:rPr>
              <w:t>烟厂</w:t>
            </w:r>
            <w:r>
              <w:rPr>
                <w:rFonts w:ascii="宋体" w:hAnsi="宋体" w:eastAsia="宋体" w:cs="宋体"/>
                <w:szCs w:val="21"/>
                <w:highlight w:val="none"/>
              </w:rPr>
              <w:t>据集中采集需要。系统配有以太网接口、USB接口等，多台设备间数据可以互相复制。预留接口供客户选择使用，工业以太网接口，提供开放的通信协议，用于功能扩展，灵活方便。</w:t>
            </w:r>
          </w:p>
          <w:p w14:paraId="2EAE9FD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b/>
                <w:szCs w:val="21"/>
                <w:highlight w:val="none"/>
              </w:rPr>
              <w:t>★</w:t>
            </w:r>
            <w:r>
              <w:rPr>
                <w:rFonts w:ascii="宋体" w:hAnsi="宋体" w:eastAsia="宋体" w:cs="宋体"/>
                <w:szCs w:val="21"/>
                <w:highlight w:val="none"/>
                <w:lang w:val="en-US" w:eastAsia="zh-CN"/>
              </w:rPr>
              <w:t>（11）</w:t>
            </w:r>
            <w:r>
              <w:rPr>
                <w:rFonts w:ascii="宋体" w:hAnsi="宋体" w:eastAsia="宋体" w:cs="宋体"/>
                <w:szCs w:val="21"/>
                <w:highlight w:val="none"/>
              </w:rPr>
              <w:t>当系统检测到不合格烟包后，剔除机构能够自动识别并剔除，确保检测到的缺陷烟包能够准确剔除。</w:t>
            </w:r>
            <w:r>
              <w:rPr>
                <w:rFonts w:ascii="宋体" w:hAnsi="宋体" w:eastAsia="宋体" w:cs="宋体"/>
                <w:highlight w:val="none"/>
                <w:lang w:val="en-US" w:eastAsia="zh-CN"/>
              </w:rPr>
              <w:t>系统应</w:t>
            </w:r>
            <w:r>
              <w:rPr>
                <w:rFonts w:ascii="宋体" w:hAnsi="宋体" w:eastAsia="宋体" w:cs="宋体"/>
                <w:szCs w:val="21"/>
                <w:highlight w:val="none"/>
              </w:rPr>
              <w:t>有连续剔除报警功能</w:t>
            </w:r>
            <w:r>
              <w:rPr>
                <w:rFonts w:ascii="宋体" w:hAnsi="宋体" w:eastAsia="宋体" w:cs="宋体"/>
                <w:szCs w:val="21"/>
                <w:highlight w:val="none"/>
                <w:lang w:eastAsia="zh-CN"/>
              </w:rPr>
              <w:t>，</w:t>
            </w:r>
            <w:r>
              <w:rPr>
                <w:rFonts w:ascii="宋体" w:hAnsi="宋体" w:eastAsia="宋体" w:cs="宋体"/>
                <w:szCs w:val="21"/>
                <w:highlight w:val="none"/>
              </w:rPr>
              <w:t>当出现连续剔除超过N（此值可任意设定）包时给予报警提示；同时输出报警信号，提示操作人员及时查看产品质量状况，防止质量缺陷扩大。</w:t>
            </w:r>
          </w:p>
          <w:p w14:paraId="4D48F48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（12）软件算法除了使用深度学习算法外，同时应具备传统检测算法，例如灰度算法，直线检测、边缘定位等算法，以满足不同检测需求。</w:t>
            </w:r>
          </w:p>
          <w:p w14:paraId="68B642F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（13）软件品牌数量不限（仅与硬盘容量有关，无其他限制）。</w:t>
            </w:r>
          </w:p>
          <w:p w14:paraId="473371C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14）具有与端—边协同的机器视觉分布式管理系统互联互通方案，可通过端—边协同的机器视觉分布式管理系统集中管控，具有自验证功能集成化、边侧统一大模型下发等功能。可通过端—边协同的机器视觉分布式管理系统集中管控。</w:t>
            </w:r>
          </w:p>
          <w:p w14:paraId="6A49537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（15）</w:t>
            </w:r>
            <w:r>
              <w:rPr>
                <w:rFonts w:ascii="宋体" w:hAnsi="宋体" w:eastAsia="宋体" w:cs="宋体"/>
                <w:szCs w:val="21"/>
                <w:highlight w:val="none"/>
              </w:rPr>
              <w:t>系统可根据工艺要求，提供每一种品牌每个班次的产量、剔除量和缺陷信息各种缺陷统计表及比例对比，得出每一种缺陷的权重，便于分析其产生原因；可根据设定，自动存储单通道坏烟图像、所有通道坏烟图像等。并详细记录坏烟图像产生的日期及时间，便于质量追踪和质量分析,能够长期储存于硬盘内（</w:t>
            </w:r>
            <w:r>
              <w:rPr>
                <w:rFonts w:ascii="宋体" w:hAnsi="宋体" w:eastAsia="宋体" w:cs="宋体"/>
                <w:highlight w:val="none"/>
                <w:lang w:val="en-US" w:eastAsia="zh-CN"/>
              </w:rPr>
              <w:t>≥</w:t>
            </w:r>
            <w:r>
              <w:rPr>
                <w:rFonts w:ascii="宋体" w:hAnsi="宋体" w:eastAsia="宋体" w:cs="宋体"/>
                <w:szCs w:val="21"/>
                <w:highlight w:val="none"/>
              </w:rPr>
              <w:t>1T硬盘），数据滚动覆盖。</w:t>
            </w:r>
          </w:p>
          <w:p w14:paraId="748A655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8、其他要求</w:t>
            </w:r>
          </w:p>
          <w:p w14:paraId="33774015">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（1）</w:t>
            </w:r>
            <w:r>
              <w:rPr>
                <w:rFonts w:ascii="宋体" w:hAnsi="宋体" w:eastAsia="宋体" w:cs="宋体"/>
                <w:szCs w:val="21"/>
                <w:highlight w:val="none"/>
              </w:rPr>
              <w:t>检测烟包</w:t>
            </w:r>
            <w:r>
              <w:rPr>
                <w:rFonts w:ascii="宋体" w:hAnsi="宋体" w:eastAsia="宋体" w:cs="宋体"/>
                <w:szCs w:val="21"/>
                <w:highlight w:val="none"/>
                <w:lang w:val="en-US" w:eastAsia="zh-CN"/>
              </w:rPr>
              <w:t>六</w:t>
            </w:r>
            <w:r>
              <w:rPr>
                <w:rFonts w:ascii="宋体" w:hAnsi="宋体" w:eastAsia="宋体" w:cs="宋体"/>
                <w:szCs w:val="21"/>
                <w:highlight w:val="none"/>
              </w:rPr>
              <w:t>个面，</w:t>
            </w:r>
            <w:r>
              <w:rPr>
                <w:rFonts w:ascii="宋体" w:hAnsi="宋体" w:eastAsia="宋体" w:cs="宋体"/>
                <w:szCs w:val="21"/>
                <w:highlight w:val="none"/>
                <w:lang w:val="en-US" w:eastAsia="zh-CN"/>
              </w:rPr>
              <w:t>机械结构</w:t>
            </w:r>
            <w:r>
              <w:rPr>
                <w:rFonts w:ascii="宋体" w:hAnsi="宋体" w:eastAsia="宋体" w:cs="宋体"/>
                <w:szCs w:val="21"/>
                <w:highlight w:val="none"/>
              </w:rPr>
              <w:t>与原机匹配，不影响原机的各项功能，具有一定的升级空间，增减配置非常容易，即插即用，以应对今后新增缺陷的检测。布局合理，走线规范、美观，电控箱应设计散热系统，便于散热。</w:t>
            </w:r>
          </w:p>
          <w:p w14:paraId="3E51085C">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rPr>
            </w:pPr>
            <w:r>
              <w:rPr>
                <w:rFonts w:ascii="宋体" w:hAnsi="宋体" w:eastAsia="宋体" w:cs="宋体"/>
                <w:b/>
                <w:szCs w:val="21"/>
                <w:highlight w:val="none"/>
              </w:rPr>
              <w:t>★</w:t>
            </w:r>
            <w:r>
              <w:rPr>
                <w:rFonts w:ascii="宋体" w:hAnsi="宋体" w:eastAsia="宋体" w:cs="宋体"/>
                <w:szCs w:val="21"/>
                <w:highlight w:val="none"/>
                <w:lang w:val="en-US" w:eastAsia="zh-CN"/>
              </w:rPr>
              <w:t>（2）</w:t>
            </w:r>
            <w:r>
              <w:rPr>
                <w:rFonts w:ascii="宋体" w:hAnsi="宋体" w:eastAsia="宋体" w:cs="宋体"/>
                <w:szCs w:val="21"/>
                <w:highlight w:val="none"/>
              </w:rPr>
              <w:t>剔除机构</w:t>
            </w:r>
            <w:r>
              <w:rPr>
                <w:rFonts w:ascii="宋体" w:hAnsi="宋体" w:eastAsia="宋体" w:cs="宋体"/>
                <w:szCs w:val="21"/>
                <w:highlight w:val="none"/>
                <w:lang w:val="en-US" w:eastAsia="zh-CN"/>
              </w:rPr>
              <w:t>需稳定可靠，</w:t>
            </w:r>
            <w:r>
              <w:rPr>
                <w:rFonts w:ascii="宋体" w:hAnsi="宋体" w:eastAsia="宋体" w:cs="宋体"/>
                <w:szCs w:val="21"/>
                <w:highlight w:val="none"/>
              </w:rPr>
              <w:t>剔除</w:t>
            </w:r>
            <w:r>
              <w:rPr>
                <w:rFonts w:ascii="宋体" w:hAnsi="宋体" w:eastAsia="宋体" w:cs="宋体"/>
                <w:szCs w:val="21"/>
                <w:highlight w:val="none"/>
                <w:lang w:val="en-US" w:eastAsia="zh-CN"/>
              </w:rPr>
              <w:t>失败时具备停机报警反馈功能。</w:t>
            </w:r>
          </w:p>
          <w:p w14:paraId="37E5EA34">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（3）</w:t>
            </w:r>
            <w:r>
              <w:rPr>
                <w:rFonts w:ascii="宋体" w:hAnsi="宋体" w:eastAsia="宋体" w:cs="宋体"/>
                <w:szCs w:val="21"/>
                <w:highlight w:val="none"/>
              </w:rPr>
              <w:t>整体要求：要求结构美观，安装方便、维护容易、操作调试简单。</w:t>
            </w:r>
          </w:p>
          <w:p w14:paraId="78945F8D">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eastAsia="zh-CN"/>
              </w:rPr>
              <w:t>（</w:t>
            </w:r>
            <w:r>
              <w:rPr>
                <w:rFonts w:ascii="宋体" w:hAnsi="宋体" w:eastAsia="宋体" w:cs="宋体"/>
                <w:szCs w:val="21"/>
                <w:highlight w:val="none"/>
                <w:lang w:val="en-US" w:eastAsia="zh-CN"/>
              </w:rPr>
              <w:t>4</w:t>
            </w:r>
            <w:r>
              <w:rPr>
                <w:rFonts w:ascii="宋体" w:hAnsi="宋体" w:eastAsia="宋体" w:cs="宋体"/>
                <w:szCs w:val="21"/>
                <w:highlight w:val="none"/>
                <w:lang w:eastAsia="zh-CN"/>
              </w:rPr>
              <w:t>）</w:t>
            </w:r>
            <w:r>
              <w:rPr>
                <w:rFonts w:ascii="宋体" w:hAnsi="宋体" w:eastAsia="宋体" w:cs="宋体"/>
                <w:szCs w:val="21"/>
                <w:highlight w:val="none"/>
                <w:lang w:val="en-US" w:eastAsia="zh-CN"/>
              </w:rPr>
              <w:t>系统采用PC+相机检测模式，便于软件持续升级。</w:t>
            </w:r>
          </w:p>
          <w:p w14:paraId="1D39F2BD">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（5）详述六面小包外观检测器缺陷检测日常验证和周期性验证方法。</w:t>
            </w:r>
          </w:p>
          <w:p w14:paraId="40C0B311">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bCs/>
                <w:kern w:val="0"/>
                <w:szCs w:val="21"/>
                <w:highlight w:val="none"/>
              </w:rPr>
            </w:pPr>
            <w:r>
              <w:rPr>
                <w:rFonts w:ascii="宋体" w:hAnsi="宋体" w:eastAsia="宋体" w:cs="宋体"/>
                <w:szCs w:val="21"/>
                <w:highlight w:val="none"/>
                <w:lang w:val="en-US" w:eastAsia="zh-CN"/>
              </w:rPr>
              <w:t>（6）剔除烟包具有回收装置，回收装置与检测装置融入一体，并且回收箱满后可报警提示，回收装置前后人员均可方便操作，正面可用抽屉式打开操作，收回时不影响整体外观，打开和收回时均能正常回收剔除烟包。</w:t>
            </w:r>
          </w:p>
        </w:tc>
        <w:tc>
          <w:tcPr>
            <w:tcW w:w="3187" w:type="dxa"/>
            <w:tcBorders>
              <w:top w:val="single" w:color="auto" w:sz="4" w:space="0"/>
              <w:left w:val="single" w:color="auto" w:sz="4" w:space="0"/>
              <w:bottom w:val="single" w:color="auto" w:sz="4" w:space="0"/>
              <w:right w:val="single" w:color="auto" w:sz="4" w:space="0"/>
            </w:tcBorders>
            <w:vAlign w:val="center"/>
          </w:tcPr>
          <w:p w14:paraId="57FE7C98">
            <w:pPr>
              <w:tabs>
                <w:tab w:val="left" w:pos="0"/>
              </w:tabs>
              <w:adjustRightInd w:val="0"/>
              <w:snapToGrid w:val="0"/>
              <w:jc w:val="center"/>
              <w:rPr>
                <w:rFonts w:ascii="宋体" w:hAnsi="宋体" w:cs="宋体"/>
                <w:kern w:val="0"/>
                <w:szCs w:val="21"/>
                <w:highlight w:val="none"/>
              </w:rPr>
            </w:pPr>
          </w:p>
        </w:tc>
        <w:tc>
          <w:tcPr>
            <w:tcW w:w="663" w:type="dxa"/>
            <w:tcBorders>
              <w:top w:val="single" w:color="auto" w:sz="4" w:space="0"/>
              <w:left w:val="single" w:color="auto" w:sz="4" w:space="0"/>
              <w:bottom w:val="single" w:color="auto" w:sz="4" w:space="0"/>
              <w:right w:val="single" w:color="auto" w:sz="4" w:space="0"/>
            </w:tcBorders>
            <w:vAlign w:val="center"/>
          </w:tcPr>
          <w:p w14:paraId="3DFAA35E">
            <w:pPr>
              <w:tabs>
                <w:tab w:val="left" w:pos="0"/>
              </w:tabs>
              <w:spacing w:line="240" w:lineRule="exact"/>
              <w:jc w:val="center"/>
              <w:rPr>
                <w:rFonts w:ascii="宋体" w:hAnsi="宋体" w:cs="宋体"/>
                <w:kern w:val="0"/>
                <w:szCs w:val="21"/>
                <w:highlight w:val="none"/>
              </w:rPr>
            </w:pPr>
          </w:p>
        </w:tc>
        <w:tc>
          <w:tcPr>
            <w:tcW w:w="675" w:type="dxa"/>
            <w:tcBorders>
              <w:top w:val="single" w:color="auto" w:sz="4" w:space="0"/>
              <w:left w:val="single" w:color="auto" w:sz="4" w:space="0"/>
              <w:bottom w:val="single" w:color="auto" w:sz="4" w:space="0"/>
              <w:right w:val="single" w:color="auto" w:sz="4" w:space="0"/>
            </w:tcBorders>
            <w:vAlign w:val="center"/>
          </w:tcPr>
          <w:p w14:paraId="1941F107">
            <w:pPr>
              <w:tabs>
                <w:tab w:val="left" w:pos="0"/>
              </w:tabs>
              <w:spacing w:line="240" w:lineRule="exact"/>
              <w:jc w:val="center"/>
              <w:rPr>
                <w:rFonts w:ascii="宋体" w:hAnsi="宋体" w:cs="宋体"/>
                <w:kern w:val="0"/>
                <w:szCs w:val="21"/>
                <w:highlight w:val="none"/>
              </w:rPr>
            </w:pPr>
          </w:p>
        </w:tc>
        <w:tc>
          <w:tcPr>
            <w:tcW w:w="650" w:type="dxa"/>
            <w:tcBorders>
              <w:top w:val="single" w:color="auto" w:sz="4" w:space="0"/>
              <w:left w:val="single" w:color="auto" w:sz="4" w:space="0"/>
              <w:bottom w:val="single" w:color="auto" w:sz="4" w:space="0"/>
              <w:right w:val="single" w:color="auto" w:sz="4" w:space="0"/>
            </w:tcBorders>
            <w:vAlign w:val="center"/>
          </w:tcPr>
          <w:p w14:paraId="7075C0D7">
            <w:pPr>
              <w:tabs>
                <w:tab w:val="left" w:pos="0"/>
              </w:tabs>
              <w:spacing w:line="240" w:lineRule="exact"/>
              <w:jc w:val="center"/>
              <w:rPr>
                <w:rFonts w:ascii="宋体" w:hAnsi="宋体" w:cs="宋体"/>
                <w:kern w:val="0"/>
                <w:szCs w:val="21"/>
                <w:highlight w:val="none"/>
              </w:rPr>
            </w:pPr>
          </w:p>
        </w:tc>
      </w:tr>
      <w:tr w14:paraId="7B89FC43">
        <w:trPr>
          <w:hidden w:val="0"/>
          <w:trHeight w:val="75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5" w:type="dxa"/>
            <w:tcBorders>
              <w:top w:val="single" w:color="auto" w:sz="4" w:space="0"/>
              <w:left w:val="single" w:color="auto" w:sz="4" w:space="0"/>
              <w:bottom w:val="single" w:color="auto" w:sz="4" w:space="0"/>
              <w:right w:val="single" w:color="auto" w:sz="4" w:space="0"/>
            </w:tcBorders>
            <w:vAlign w:val="center"/>
          </w:tcPr>
          <w:p w14:paraId="674DCE6A">
            <w:pPr>
              <w:adjustRightInd w:val="0"/>
              <w:snapToGrid w:val="0"/>
              <w:ind w:hanging="1"/>
              <w:jc w:val="center"/>
              <w:rPr>
                <w:rFonts w:ascii="宋体" w:hAnsi="宋体" w:cs="宋体"/>
                <w:szCs w:val="21"/>
                <w:highlight w:val="none"/>
              </w:rPr>
            </w:pPr>
            <w:r>
              <w:rPr>
                <w:rFonts w:ascii="宋体" w:hAnsi="宋体" w:cs="宋体" w:eastAsiaTheme="minorEastAsia"/>
                <w:szCs w:val="21"/>
                <w:highlight w:val="none"/>
              </w:rPr>
              <w:t>其它</w:t>
            </w:r>
          </w:p>
        </w:tc>
        <w:tc>
          <w:tcPr>
            <w:tcW w:w="3187" w:type="dxa"/>
            <w:tcBorders>
              <w:top w:val="single" w:color="auto" w:sz="4" w:space="0"/>
              <w:left w:val="single" w:color="auto" w:sz="4" w:space="0"/>
              <w:bottom w:val="single" w:color="auto" w:sz="4" w:space="0"/>
              <w:right w:val="single" w:color="auto" w:sz="4" w:space="0"/>
            </w:tcBorders>
            <w:vAlign w:val="center"/>
          </w:tcPr>
          <w:p w14:paraId="191363C8">
            <w:pPr>
              <w:adjustRightInd w:val="0"/>
              <w:snapToGrid w:val="0"/>
              <w:jc w:val="center"/>
              <w:rPr>
                <w:rFonts w:ascii="宋体" w:hAnsi="宋体" w:cs="宋体"/>
                <w:kern w:val="0"/>
                <w:szCs w:val="21"/>
                <w:highlight w:val="none"/>
              </w:rPr>
            </w:pPr>
            <w:r>
              <w:rPr>
                <w:rFonts w:ascii="宋体" w:hAnsi="宋体" w:cs="宋体" w:eastAsiaTheme="minorEastAsia"/>
                <w:szCs w:val="21"/>
                <w:highlight w:val="none"/>
              </w:rPr>
              <w:t>招标人未提供需求而投标人认为需说明及补充的内容在此填列</w:t>
            </w:r>
          </w:p>
        </w:tc>
        <w:tc>
          <w:tcPr>
            <w:tcW w:w="663" w:type="dxa"/>
            <w:tcBorders>
              <w:top w:val="single" w:color="auto" w:sz="4" w:space="0"/>
              <w:left w:val="single" w:color="auto" w:sz="4" w:space="0"/>
              <w:bottom w:val="single" w:color="auto" w:sz="4" w:space="0"/>
              <w:right w:val="single" w:color="auto" w:sz="4" w:space="0"/>
            </w:tcBorders>
            <w:vAlign w:val="center"/>
          </w:tcPr>
          <w:p w14:paraId="00659A57">
            <w:pPr>
              <w:tabs>
                <w:tab w:val="left" w:pos="0"/>
              </w:tabs>
              <w:spacing w:line="240" w:lineRule="exact"/>
              <w:jc w:val="center"/>
              <w:rPr>
                <w:rFonts w:ascii="宋体" w:hAnsi="宋体" w:cs="宋体"/>
                <w:kern w:val="0"/>
                <w:szCs w:val="21"/>
                <w:highlight w:val="none"/>
              </w:rPr>
            </w:pPr>
          </w:p>
        </w:tc>
        <w:tc>
          <w:tcPr>
            <w:tcW w:w="675" w:type="dxa"/>
            <w:tcBorders>
              <w:top w:val="single" w:color="auto" w:sz="4" w:space="0"/>
              <w:left w:val="single" w:color="auto" w:sz="4" w:space="0"/>
              <w:bottom w:val="single" w:color="auto" w:sz="4" w:space="0"/>
              <w:right w:val="single" w:color="auto" w:sz="4" w:space="0"/>
            </w:tcBorders>
            <w:vAlign w:val="center"/>
          </w:tcPr>
          <w:p w14:paraId="0B2135CA">
            <w:pPr>
              <w:tabs>
                <w:tab w:val="left" w:pos="0"/>
              </w:tabs>
              <w:spacing w:line="240" w:lineRule="exact"/>
              <w:jc w:val="center"/>
              <w:rPr>
                <w:rFonts w:ascii="宋体" w:hAnsi="宋体" w:cs="宋体"/>
                <w:kern w:val="0"/>
                <w:szCs w:val="21"/>
                <w:highlight w:val="none"/>
              </w:rPr>
            </w:pPr>
          </w:p>
        </w:tc>
        <w:tc>
          <w:tcPr>
            <w:tcW w:w="650" w:type="dxa"/>
            <w:tcBorders>
              <w:top w:val="single" w:color="auto" w:sz="4" w:space="0"/>
              <w:left w:val="single" w:color="auto" w:sz="4" w:space="0"/>
              <w:bottom w:val="single" w:color="auto" w:sz="4" w:space="0"/>
              <w:right w:val="single" w:color="auto" w:sz="4" w:space="0"/>
            </w:tcBorders>
            <w:vAlign w:val="center"/>
          </w:tcPr>
          <w:p w14:paraId="15AFF054">
            <w:pPr>
              <w:tabs>
                <w:tab w:val="left" w:pos="0"/>
              </w:tabs>
              <w:spacing w:line="240" w:lineRule="exact"/>
              <w:jc w:val="center"/>
              <w:rPr>
                <w:rFonts w:ascii="宋体" w:hAnsi="宋体" w:cs="宋体"/>
                <w:kern w:val="0"/>
                <w:szCs w:val="21"/>
                <w:highlight w:val="none"/>
              </w:rPr>
            </w:pPr>
          </w:p>
        </w:tc>
      </w:tr>
    </w:tbl>
    <w:p w14:paraId="0D9CBCA0">
      <w:pPr>
        <w:snapToGrid w:val="0"/>
        <w:rPr>
          <w:rFonts w:ascii="宋体" w:hAnsi="宋体" w:cs="宋体"/>
          <w:b/>
          <w:szCs w:val="21"/>
          <w:highlight w:val="none"/>
        </w:rPr>
      </w:pPr>
    </w:p>
    <w:p w14:paraId="17389583">
      <w:pPr>
        <w:snapToGrid w:val="0"/>
        <w:rPr>
          <w:rFonts w:ascii="宋体" w:hAnsi="宋体" w:cs="宋体"/>
          <w:szCs w:val="21"/>
          <w:highlight w:val="none"/>
        </w:rPr>
      </w:pPr>
      <w:r>
        <w:rPr>
          <w:rFonts w:ascii="宋体" w:hAnsi="宋体" w:cs="宋体" w:eastAsiaTheme="minorEastAsia"/>
          <w:b/>
          <w:szCs w:val="21"/>
          <w:highlight w:val="none"/>
        </w:rPr>
        <w:t>填表说明：</w:t>
      </w:r>
    </w:p>
    <w:p w14:paraId="7E3F4948">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ascii="宋体" w:hAnsi="宋体" w:cs="宋体"/>
          <w:szCs w:val="21"/>
          <w:highlight w:val="none"/>
        </w:rPr>
      </w:pPr>
      <w:r>
        <w:rPr>
          <w:rFonts w:ascii="宋体" w:hAnsi="宋体" w:cs="宋体" w:eastAsiaTheme="minorEastAsia"/>
          <w:szCs w:val="21"/>
          <w:highlight w:val="none"/>
        </w:rPr>
        <w:t>1．“投标文件响应内容”一栏由投标人填写。</w:t>
      </w:r>
    </w:p>
    <w:p w14:paraId="61AB8E01">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ascii="宋体" w:hAnsi="宋体" w:cs="宋体"/>
          <w:szCs w:val="21"/>
          <w:highlight w:val="none"/>
        </w:rPr>
      </w:pPr>
      <w:r>
        <w:rPr>
          <w:rFonts w:ascii="宋体" w:hAnsi="宋体" w:cs="宋体" w:eastAsiaTheme="minorEastAsia"/>
          <w:szCs w:val="21"/>
          <w:highlight w:val="none"/>
        </w:rPr>
        <w:t>2．“偏离程度”一栏根据“投标文件响应内容”与招标文件逐项对照的结果填写。偏离必须用 “正偏离、负偏离或无偏离”三个名称中的一种进行标注。</w:t>
      </w:r>
    </w:p>
    <w:p w14:paraId="36A493C8">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ascii="宋体" w:hAnsi="宋体" w:cs="宋体"/>
          <w:szCs w:val="24"/>
          <w:highlight w:val="none"/>
        </w:rPr>
      </w:pPr>
      <w:r>
        <w:rPr>
          <w:rFonts w:ascii="宋体" w:hAnsi="宋体" w:cs="宋体" w:eastAsiaTheme="minorEastAsia"/>
          <w:szCs w:val="21"/>
          <w:highlight w:val="none"/>
        </w:rPr>
        <w:t>3．“偏离说明”一栏由投标人对偏离的情况做详细说明。</w:t>
      </w:r>
    </w:p>
    <w:p w14:paraId="14534740">
      <w:pPr>
        <w:spacing w:line="400" w:lineRule="exact"/>
        <w:ind w:firstLine="560"/>
        <w:jc w:val="center"/>
        <w:rPr>
          <w:rFonts w:ascii="宋体" w:hAnsi="宋体"/>
          <w:highlight w:val="none"/>
        </w:rPr>
      </w:pPr>
    </w:p>
    <w:p w14:paraId="1DF38222">
      <w:pPr>
        <w:spacing w:line="400" w:lineRule="exact"/>
        <w:ind w:firstLine="560"/>
        <w:jc w:val="center"/>
        <w:rPr>
          <w:rFonts w:ascii="宋体" w:hAnsi="宋体"/>
          <w:highlight w:val="none"/>
        </w:rPr>
      </w:pPr>
      <w:r>
        <w:rPr>
          <w:rFonts w:ascii="宋体" w:hAnsi="宋体" w:eastAsiaTheme="minorEastAsia" w:cstheme="minorBidi"/>
          <w:highlight w:val="none"/>
        </w:rPr>
        <w:t>投标人（盖单位公章） ：</w:t>
      </w:r>
    </w:p>
    <w:p w14:paraId="72A3E907">
      <w:pPr>
        <w:spacing w:line="400" w:lineRule="exact"/>
        <w:ind w:firstLine="560"/>
        <w:jc w:val="center"/>
        <w:rPr>
          <w:rFonts w:ascii="宋体" w:hAnsi="宋体"/>
          <w:highlight w:val="none"/>
        </w:rPr>
      </w:pPr>
      <w:r>
        <w:rPr>
          <w:rFonts w:ascii="宋体" w:hAnsi="宋体" w:eastAsiaTheme="minorEastAsia" w:cstheme="minorBidi"/>
          <w:highlight w:val="none"/>
        </w:rPr>
        <w:t xml:space="preserve">               法定代表人或委托代理人：（签字或签章）</w:t>
      </w:r>
    </w:p>
    <w:p w14:paraId="395B80D8">
      <w:pPr>
        <w:spacing w:line="400" w:lineRule="exact"/>
        <w:ind w:firstLine="4200" w:firstLineChars="2000"/>
        <w:rPr>
          <w:szCs w:val="24"/>
          <w:highlight w:val="none"/>
        </w:rPr>
        <w:sectPr>
          <w:pgSz w:w="11906" w:h="16838"/>
          <w:pgMar w:top="1134" w:right="1134" w:bottom="1134" w:left="1134" w:header="782" w:footer="737" w:gutter="0"/>
          <w:pgNumType w:fmt="decimal"/>
          <w:cols w:space="720" w:num="1"/>
          <w:docGrid w:type="lines" w:linePitch="381" w:charSpace="0"/>
        </w:sectPr>
      </w:pPr>
      <w:r>
        <w:rPr>
          <w:rFonts w:hint="eastAsia" w:asciiTheme="minorHAnsi" w:hAnsiTheme="minorHAnsi" w:eastAsiaTheme="minorEastAsia" w:cstheme="minorBidi"/>
          <w:szCs w:val="24"/>
          <w:highlight w:val="none"/>
          <w:u w:val="single"/>
        </w:rPr>
        <w:t xml:space="preserve">       </w:t>
      </w:r>
      <w:r>
        <w:rPr>
          <w:rFonts w:hint="eastAsia" w:asciiTheme="minorHAnsi" w:hAnsiTheme="minorHAnsi" w:eastAsiaTheme="minorEastAsia" w:cstheme="minorBidi"/>
          <w:szCs w:val="24"/>
          <w:highlight w:val="none"/>
        </w:rPr>
        <w:t>年</w:t>
      </w:r>
      <w:r>
        <w:rPr>
          <w:rFonts w:hint="eastAsia" w:asciiTheme="minorHAnsi" w:hAnsiTheme="minorHAnsi" w:eastAsiaTheme="minorEastAsia" w:cstheme="minorBidi"/>
          <w:szCs w:val="24"/>
          <w:highlight w:val="none"/>
          <w:u w:val="single"/>
        </w:rPr>
        <w:t xml:space="preserve">       </w:t>
      </w:r>
      <w:r>
        <w:rPr>
          <w:rFonts w:hint="eastAsia" w:asciiTheme="minorHAnsi" w:hAnsiTheme="minorHAnsi" w:eastAsiaTheme="minorEastAsia" w:cstheme="minorBidi"/>
          <w:szCs w:val="24"/>
          <w:highlight w:val="none"/>
        </w:rPr>
        <w:t>月</w:t>
      </w:r>
      <w:r>
        <w:rPr>
          <w:rFonts w:hint="eastAsia" w:asciiTheme="minorHAnsi" w:hAnsiTheme="minorHAnsi" w:eastAsiaTheme="minorEastAsia" w:cstheme="minorBidi"/>
          <w:szCs w:val="24"/>
          <w:highlight w:val="none"/>
          <w:u w:val="single"/>
        </w:rPr>
        <w:t xml:space="preserve">       </w:t>
      </w:r>
      <w:r>
        <w:rPr>
          <w:rFonts w:hint="eastAsia" w:asciiTheme="minorHAnsi" w:hAnsiTheme="minorHAnsi" w:eastAsiaTheme="minorEastAsia" w:cstheme="minorBidi"/>
          <w:szCs w:val="24"/>
          <w:highlight w:val="none"/>
        </w:rPr>
        <w:t>日</w:t>
      </w:r>
    </w:p>
    <w:p w14:paraId="1A9FA03A">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20" w:name="_Toc66089646"/>
      <w:bookmarkStart w:id="21" w:name="_Toc26092"/>
      <w:bookmarkStart w:id="22" w:name="_Toc34906011"/>
      <w:r>
        <w:rPr>
          <w:rFonts w:hint="eastAsia" w:asciiTheme="minorEastAsia" w:hAnsiTheme="minorEastAsia" w:eastAsiaTheme="minorEastAsia" w:cstheme="minorBidi"/>
          <w:b/>
          <w:bCs/>
          <w:szCs w:val="24"/>
          <w:highlight w:val="none"/>
        </w:rPr>
        <w:t>七、投标报价表</w:t>
      </w:r>
      <w:bookmarkEnd w:id="20"/>
      <w:bookmarkEnd w:id="21"/>
      <w:bookmarkEnd w:id="22"/>
    </w:p>
    <w:p w14:paraId="75C09228">
      <w:pPr>
        <w:adjustRightInd w:val="0"/>
        <w:snapToGrid w:val="0"/>
        <w:spacing w:line="400" w:lineRule="exact"/>
        <w:ind w:firstLine="199" w:firstLineChars="83"/>
        <w:rPr>
          <w:rFonts w:ascii="宋体" w:hAnsi="宋体"/>
          <w:sz w:val="24"/>
          <w:szCs w:val="24"/>
          <w:highlight w:val="none"/>
        </w:rPr>
      </w:pPr>
      <w:r>
        <w:rPr>
          <w:rFonts w:ascii="宋体" w:hAnsi="宋体" w:eastAsiaTheme="minorEastAsia" w:cstheme="minorBidi"/>
          <w:sz w:val="24"/>
          <w:szCs w:val="24"/>
          <w:highlight w:val="none"/>
        </w:rPr>
        <w:t>招标编号：</w:t>
      </w:r>
    </w:p>
    <w:p w14:paraId="5490CF3D">
      <w:pPr>
        <w:adjustRightInd w:val="0"/>
        <w:snapToGrid w:val="0"/>
        <w:spacing w:line="400" w:lineRule="exact"/>
        <w:ind w:firstLine="199" w:firstLineChars="83"/>
        <w:rPr>
          <w:rFonts w:ascii="宋体" w:hAnsi="宋体"/>
          <w:sz w:val="24"/>
          <w:szCs w:val="24"/>
          <w:highlight w:val="none"/>
          <w:u w:val="single"/>
        </w:rPr>
      </w:pPr>
      <w:r>
        <w:rPr>
          <w:rFonts w:ascii="宋体" w:hAnsi="宋体" w:eastAsiaTheme="minorEastAsia" w:cstheme="minorBidi"/>
          <w:sz w:val="24"/>
          <w:szCs w:val="24"/>
          <w:highlight w:val="none"/>
        </w:rPr>
        <w:t>项目名称：</w:t>
      </w: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rPr>
        <w:t>单位</w:t>
      </w:r>
      <w:r>
        <w:rPr>
          <w:rFonts w:ascii="宋体" w:hAnsi="宋体" w:eastAsiaTheme="minorEastAsia" w:cstheme="minorBidi"/>
          <w:sz w:val="24"/>
          <w:szCs w:val="24"/>
          <w:highlight w:val="none"/>
        </w:rPr>
        <w:t>：元（人民币）</w:t>
      </w:r>
    </w:p>
    <w:tbl>
      <w:tblPr>
        <w:tblStyle w:val="9"/>
        <w:tblW w:w="94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3"/>
        <w:gridCol w:w="1676"/>
        <w:gridCol w:w="1217"/>
        <w:gridCol w:w="1825"/>
        <w:gridCol w:w="1560"/>
        <w:gridCol w:w="975"/>
      </w:tblGrid>
      <w:tr w14:paraId="2C191322">
        <w:trPr>
          <w:hidden w:val="0"/>
          <w:trHeight w:val="79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43" w:type="dxa"/>
            <w:vAlign w:val="center"/>
          </w:tcPr>
          <w:p w14:paraId="19933F6A">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招标内容</w:t>
            </w:r>
          </w:p>
        </w:tc>
        <w:tc>
          <w:tcPr>
            <w:tcW w:w="1676" w:type="dxa"/>
            <w:vAlign w:val="center"/>
          </w:tcPr>
          <w:p w14:paraId="7C16AD90">
            <w:pPr>
              <w:adjustRightInd w:val="0"/>
              <w:snapToGrid w:val="0"/>
              <w:spacing w:line="400" w:lineRule="exact"/>
              <w:jc w:val="center"/>
              <w:rPr>
                <w:rFonts w:hint="eastAsia" w:ascii="宋体" w:hAnsi="宋体" w:eastAsia="宋体" w:cs="宋体"/>
                <w:sz w:val="24"/>
                <w:szCs w:val="24"/>
                <w:highlight w:val="none"/>
                <w:lang w:eastAsia="zh-CN"/>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p>
          <w:p w14:paraId="19705C54">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（不含税价）</w:t>
            </w:r>
          </w:p>
        </w:tc>
        <w:tc>
          <w:tcPr>
            <w:tcW w:w="1217" w:type="dxa"/>
            <w:vAlign w:val="center"/>
          </w:tcPr>
          <w:p w14:paraId="57CF865E">
            <w:pPr>
              <w:adjustRightInd w:val="0"/>
              <w:snapToGrid w:val="0"/>
              <w:spacing w:line="400" w:lineRule="exact"/>
              <w:jc w:val="center"/>
              <w:rPr>
                <w:rFonts w:ascii="宋体" w:hAnsi="宋体" w:cs="宋体"/>
                <w:sz w:val="24"/>
                <w:szCs w:val="24"/>
                <w:highlight w:val="none"/>
              </w:rPr>
            </w:pPr>
            <w:r>
              <w:rPr>
                <w:rFonts w:ascii="宋体" w:hAnsi="宋体" w:cs="宋体" w:eastAsiaTheme="minorEastAsia"/>
                <w:sz w:val="24"/>
                <w:szCs w:val="24"/>
                <w:highlight w:val="none"/>
              </w:rPr>
              <w:t>税率</w:t>
            </w:r>
          </w:p>
          <w:p w14:paraId="7915E89C">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w:t>
            </w:r>
          </w:p>
        </w:tc>
        <w:tc>
          <w:tcPr>
            <w:tcW w:w="1825" w:type="dxa"/>
            <w:vAlign w:val="center"/>
          </w:tcPr>
          <w:p w14:paraId="51030650">
            <w:pPr>
              <w:adjustRightInd w:val="0"/>
              <w:snapToGrid w:val="0"/>
              <w:spacing w:line="400" w:lineRule="exact"/>
              <w:jc w:val="center"/>
              <w:rPr>
                <w:rFonts w:hint="eastAsia" w:ascii="宋体" w:hAnsi="宋体" w:eastAsia="宋体" w:cs="宋体"/>
                <w:sz w:val="24"/>
                <w:szCs w:val="24"/>
                <w:highlight w:val="none"/>
                <w:lang w:eastAsia="zh-CN"/>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p>
          <w:p w14:paraId="1C17F0EF">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 xml:space="preserve"> （含税价）</w:t>
            </w:r>
          </w:p>
        </w:tc>
        <w:tc>
          <w:tcPr>
            <w:tcW w:w="1560" w:type="dxa"/>
            <w:vAlign w:val="center"/>
          </w:tcPr>
          <w:p w14:paraId="4D6E56AF">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投标保证金</w:t>
            </w:r>
          </w:p>
        </w:tc>
        <w:tc>
          <w:tcPr>
            <w:tcW w:w="975" w:type="dxa"/>
            <w:vAlign w:val="center"/>
          </w:tcPr>
          <w:p w14:paraId="1CC53CA7">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备注</w:t>
            </w:r>
          </w:p>
        </w:tc>
      </w:tr>
      <w:tr w14:paraId="661EB025">
        <w:trPr>
          <w:hidden w:val="0"/>
          <w:trHeight w:val="61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43" w:type="dxa"/>
            <w:vAlign w:val="center"/>
          </w:tcPr>
          <w:p w14:paraId="4F36AC50">
            <w:pPr>
              <w:adjustRightInd w:val="0"/>
              <w:snapToGrid w:val="0"/>
              <w:spacing w:line="400" w:lineRule="exact"/>
              <w:jc w:val="center"/>
              <w:rPr>
                <w:rFonts w:ascii="宋体" w:hAnsi="宋体"/>
                <w:sz w:val="24"/>
                <w:szCs w:val="24"/>
                <w:highlight w:val="none"/>
              </w:rPr>
            </w:pPr>
            <w:r>
              <w:rPr>
                <w:rFonts w:ascii="宋体" w:hAnsi="宋体" w:eastAsiaTheme="minorEastAsia" w:cstheme="minorBidi"/>
                <w:sz w:val="24"/>
                <w:szCs w:val="24"/>
                <w:highlight w:val="none"/>
              </w:rPr>
              <w:t>小包外观检测装置</w:t>
            </w:r>
          </w:p>
        </w:tc>
        <w:tc>
          <w:tcPr>
            <w:tcW w:w="1676" w:type="dxa"/>
            <w:vAlign w:val="center"/>
          </w:tcPr>
          <w:p w14:paraId="60899498">
            <w:pPr>
              <w:adjustRightInd w:val="0"/>
              <w:snapToGrid w:val="0"/>
              <w:spacing w:line="400" w:lineRule="exact"/>
              <w:jc w:val="center"/>
              <w:rPr>
                <w:rFonts w:ascii="宋体" w:hAnsi="宋体" w:cs="宋体"/>
                <w:sz w:val="24"/>
                <w:szCs w:val="24"/>
                <w:highlight w:val="none"/>
              </w:rPr>
            </w:pPr>
          </w:p>
        </w:tc>
        <w:tc>
          <w:tcPr>
            <w:tcW w:w="1217" w:type="dxa"/>
            <w:vAlign w:val="center"/>
          </w:tcPr>
          <w:p w14:paraId="4FE230EB">
            <w:pPr>
              <w:adjustRightInd w:val="0"/>
              <w:snapToGrid w:val="0"/>
              <w:spacing w:line="400" w:lineRule="exact"/>
              <w:rPr>
                <w:rFonts w:ascii="宋体" w:hAnsi="宋体"/>
                <w:sz w:val="24"/>
                <w:szCs w:val="24"/>
                <w:highlight w:val="none"/>
              </w:rPr>
            </w:pPr>
          </w:p>
        </w:tc>
        <w:tc>
          <w:tcPr>
            <w:tcW w:w="1825" w:type="dxa"/>
            <w:vAlign w:val="center"/>
          </w:tcPr>
          <w:p w14:paraId="462D7B82">
            <w:pPr>
              <w:adjustRightInd w:val="0"/>
              <w:snapToGrid w:val="0"/>
              <w:spacing w:line="400" w:lineRule="exact"/>
              <w:jc w:val="center"/>
              <w:rPr>
                <w:rFonts w:ascii="宋体" w:hAnsi="宋体"/>
                <w:sz w:val="24"/>
                <w:szCs w:val="24"/>
                <w:highlight w:val="none"/>
              </w:rPr>
            </w:pPr>
          </w:p>
        </w:tc>
        <w:tc>
          <w:tcPr>
            <w:tcW w:w="1560" w:type="dxa"/>
            <w:vAlign w:val="center"/>
          </w:tcPr>
          <w:p w14:paraId="47F68914">
            <w:pPr>
              <w:adjustRightInd w:val="0"/>
              <w:snapToGrid w:val="0"/>
              <w:spacing w:line="400" w:lineRule="exact"/>
              <w:jc w:val="center"/>
              <w:rPr>
                <w:rFonts w:ascii="宋体" w:hAnsi="宋体"/>
                <w:sz w:val="24"/>
                <w:szCs w:val="24"/>
                <w:highlight w:val="none"/>
              </w:rPr>
            </w:pPr>
          </w:p>
        </w:tc>
        <w:tc>
          <w:tcPr>
            <w:tcW w:w="975" w:type="dxa"/>
            <w:vAlign w:val="center"/>
          </w:tcPr>
          <w:p w14:paraId="4057F61B">
            <w:pPr>
              <w:adjustRightInd w:val="0"/>
              <w:snapToGrid w:val="0"/>
              <w:spacing w:line="400" w:lineRule="exact"/>
              <w:jc w:val="center"/>
              <w:rPr>
                <w:rFonts w:ascii="宋体" w:hAnsi="宋体"/>
                <w:sz w:val="24"/>
                <w:szCs w:val="24"/>
                <w:highlight w:val="none"/>
              </w:rPr>
            </w:pPr>
          </w:p>
        </w:tc>
      </w:tr>
      <w:tr w14:paraId="1B3CB2B1">
        <w:trPr>
          <w:hidden w:val="0"/>
          <w:trHeight w:val="58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496" w:type="dxa"/>
            <w:gridSpan w:val="6"/>
            <w:vAlign w:val="center"/>
          </w:tcPr>
          <w:p w14:paraId="327C19A1">
            <w:pPr>
              <w:adjustRightInd w:val="0"/>
              <w:snapToGrid w:val="0"/>
              <w:spacing w:line="400" w:lineRule="exact"/>
              <w:rPr>
                <w:rFonts w:ascii="宋体" w:hAnsi="宋体" w:cs="宋体"/>
                <w:sz w:val="24"/>
                <w:szCs w:val="24"/>
                <w:highlight w:val="none"/>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r>
              <w:rPr>
                <w:rFonts w:ascii="宋体" w:hAnsi="宋体" w:cs="宋体" w:eastAsiaTheme="minorEastAsia"/>
                <w:sz w:val="24"/>
                <w:szCs w:val="24"/>
                <w:highlight w:val="none"/>
              </w:rPr>
              <w:t xml:space="preserve">(不含税价)大写：               </w:t>
            </w:r>
          </w:p>
        </w:tc>
      </w:tr>
      <w:tr w14:paraId="4559DBBE">
        <w:trPr>
          <w:hidden w:val="0"/>
          <w:trHeight w:val="63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496" w:type="dxa"/>
            <w:gridSpan w:val="6"/>
            <w:vAlign w:val="center"/>
          </w:tcPr>
          <w:p w14:paraId="351840C4">
            <w:pPr>
              <w:adjustRightInd w:val="0"/>
              <w:snapToGrid w:val="0"/>
              <w:spacing w:line="400" w:lineRule="exact"/>
              <w:rPr>
                <w:rFonts w:ascii="宋体" w:hAnsi="宋体"/>
                <w:sz w:val="24"/>
                <w:szCs w:val="24"/>
                <w:highlight w:val="none"/>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r>
              <w:rPr>
                <w:rFonts w:ascii="宋体" w:hAnsi="宋体" w:cs="宋体" w:eastAsiaTheme="minorEastAsia"/>
                <w:sz w:val="24"/>
                <w:szCs w:val="24"/>
                <w:highlight w:val="none"/>
              </w:rPr>
              <w:t xml:space="preserve">(含税价)大写：              </w:t>
            </w:r>
          </w:p>
        </w:tc>
      </w:tr>
    </w:tbl>
    <w:p w14:paraId="646160F6">
      <w:pPr>
        <w:spacing w:line="400" w:lineRule="exact"/>
        <w:ind w:firstLine="480" w:firstLineChars="200"/>
        <w:rPr>
          <w:rFonts w:asciiTheme="minorEastAsia" w:hAnsiTheme="minorEastAsia" w:eastAsiaTheme="minorEastAsia"/>
          <w:sz w:val="24"/>
          <w:szCs w:val="24"/>
          <w:highlight w:val="none"/>
        </w:rPr>
      </w:pPr>
      <w:r>
        <w:rPr>
          <w:rFonts w:hint="eastAsia" w:asciiTheme="minorEastAsia" w:hAnsiTheme="minorEastAsia" w:eastAsiaTheme="minorEastAsia" w:cstheme="minorBidi"/>
          <w:sz w:val="24"/>
          <w:szCs w:val="24"/>
          <w:highlight w:val="none"/>
        </w:rPr>
        <w:t>填表说明：</w:t>
      </w:r>
    </w:p>
    <w:p w14:paraId="2DA8287C">
      <w:pPr>
        <w:spacing w:line="400" w:lineRule="exact"/>
        <w:ind w:firstLine="480" w:firstLineChars="200"/>
        <w:rPr>
          <w:rFonts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1．</w:t>
      </w:r>
      <w:r>
        <w:rPr>
          <w:rFonts w:hint="eastAsia" w:cs="Lucida Sans Unicode" w:asciiTheme="minorEastAsia" w:hAnsiTheme="minorEastAsia" w:eastAsiaTheme="minorEastAsia"/>
          <w:sz w:val="24"/>
          <w:szCs w:val="24"/>
          <w:highlight w:val="none"/>
        </w:rPr>
        <w:t>投标人对投标报价若有说明应在“投标报价表”备注栏中予以注明，未宣读的投标价格、价格折扣和招标文件允许提供的投标方案等实质内容，评标时不予承认。投标人的投标文件若有上述内容未被唱出，应在唱标时及时声明。</w:t>
      </w:r>
    </w:p>
    <w:p w14:paraId="79F5B80A">
      <w:pPr>
        <w:spacing w:line="400" w:lineRule="exact"/>
        <w:ind w:firstLine="480" w:firstLineChars="200"/>
        <w:rPr>
          <w:rFonts w:cs="Lucida Sans Unicode"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2．投标报价不得填报选择性报价，</w:t>
      </w:r>
      <w:r>
        <w:rPr>
          <w:rFonts w:hint="eastAsia" w:cs="Lucida Sans Unicode" w:asciiTheme="minorEastAsia" w:hAnsiTheme="minorEastAsia" w:eastAsiaTheme="minorEastAsia"/>
          <w:sz w:val="24"/>
          <w:szCs w:val="24"/>
          <w:highlight w:val="none"/>
        </w:rPr>
        <w:t>以可调整的价格提交的投标将被视为非响应性投标，作为无效投标处理。</w:t>
      </w:r>
    </w:p>
    <w:p w14:paraId="321C43A1">
      <w:pPr>
        <w:spacing w:line="400" w:lineRule="exact"/>
        <w:ind w:firstLine="480" w:firstLineChars="200"/>
        <w:rPr>
          <w:rFonts w:cs="Lucida Sans Unicode"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3．</w:t>
      </w:r>
      <w:r>
        <w:rPr>
          <w:rFonts w:hint="eastAsia" w:cs="Lucida Sans Unicode" w:asciiTheme="minorEastAsia" w:hAnsiTheme="minorEastAsia" w:eastAsiaTheme="minorEastAsia"/>
          <w:sz w:val="24"/>
          <w:szCs w:val="24"/>
          <w:highlight w:val="none"/>
        </w:rPr>
        <w:t>对于投标人在“投标报价表”和投标文件中列出的赠送条款，在开标时不予唱标，在评审时不得作为评分因素或者调整评标价格的依据，也不作为优先中标的条件。</w:t>
      </w:r>
    </w:p>
    <w:p w14:paraId="467006DD">
      <w:pPr>
        <w:spacing w:line="400" w:lineRule="exact"/>
        <w:ind w:firstLine="480" w:firstLineChars="200" w:left="-2" w:leftChars="-1"/>
        <w:rPr>
          <w:rFonts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4．开标时，投标文件中“投标报价表”内容与投标文件中内容不一致的，以“投标报价表”为准。</w:t>
      </w:r>
    </w:p>
    <w:p w14:paraId="4D09F2BD">
      <w:pPr>
        <w:spacing w:line="400" w:lineRule="exact"/>
        <w:ind w:firstLine="480" w:firstLineChars="200" w:left="-2" w:leftChars="-1"/>
        <w:rPr>
          <w:rFonts w:asciiTheme="minorEastAsia" w:hAnsiTheme="minorEastAsia" w:eastAsiaTheme="minorEastAsia"/>
          <w:sz w:val="24"/>
          <w:szCs w:val="24"/>
          <w:highlight w:val="none"/>
        </w:rPr>
      </w:pPr>
      <w:r>
        <w:rPr>
          <w:rFonts w:hint="eastAsia" w:asciiTheme="minorEastAsia" w:hAnsiTheme="minorEastAsia" w:eastAsiaTheme="minorEastAsia" w:cstheme="minorBidi"/>
          <w:sz w:val="24"/>
          <w:szCs w:val="24"/>
          <w:highlight w:val="none"/>
        </w:rPr>
        <w:t>算术错误将按以下方法更正：若用文字表示的数值与用数字表示的数值不一致，以文字表示的数值为准；含税价格=不含税价格×（1+投标税率），如计算错误则按照不含税价格重新计算含税价格；若单价计算的结果与总价不一致，以单价为准修改总价；若单价有明显的小数点错位，应与投标人进行澄清更正。如果投标人不接受对其错误的更正，其投标将被拒绝。</w:t>
      </w:r>
    </w:p>
    <w:p w14:paraId="1EC928C5">
      <w:pPr>
        <w:spacing w:line="400" w:lineRule="exact"/>
        <w:ind w:firstLine="480" w:firstLineChars="200" w:left="-2" w:leftChars="-1"/>
        <w:rPr>
          <w:rFonts w:asciiTheme="minorEastAsia" w:hAnsiTheme="minorEastAsia" w:eastAsiaTheme="minorEastAsia"/>
          <w:sz w:val="24"/>
          <w:szCs w:val="24"/>
          <w:highlight w:val="none"/>
        </w:rPr>
      </w:pPr>
    </w:p>
    <w:p w14:paraId="29B7119C">
      <w:pPr>
        <w:adjustRightInd w:val="0"/>
        <w:snapToGrid w:val="0"/>
        <w:spacing w:line="400" w:lineRule="exact"/>
        <w:rPr>
          <w:rFonts w:ascii="宋体" w:hAnsi="宋体"/>
          <w:sz w:val="24"/>
          <w:szCs w:val="24"/>
          <w:highlight w:val="none"/>
        </w:rPr>
      </w:pPr>
    </w:p>
    <w:p w14:paraId="5BA7892E">
      <w:pPr>
        <w:adjustRightInd w:val="0"/>
        <w:snapToGrid w:val="0"/>
        <w:spacing w:line="360" w:lineRule="auto"/>
        <w:ind w:firstLine="4320" w:firstLineChars="1800"/>
        <w:rPr>
          <w:rFonts w:ascii="宋体" w:hAnsi="宋体"/>
          <w:sz w:val="24"/>
          <w:szCs w:val="24"/>
          <w:highlight w:val="none"/>
        </w:rPr>
      </w:pPr>
      <w:r>
        <w:rPr>
          <w:rFonts w:ascii="宋体" w:hAnsi="宋体" w:eastAsiaTheme="minorEastAsia" w:cstheme="minorBidi"/>
          <w:sz w:val="24"/>
          <w:szCs w:val="24"/>
          <w:highlight w:val="none"/>
        </w:rPr>
        <w:t>投标人（盖单位公章）：</w:t>
      </w:r>
    </w:p>
    <w:p w14:paraId="1E3FF382">
      <w:pPr>
        <w:adjustRightInd w:val="0"/>
        <w:snapToGrid w:val="0"/>
        <w:spacing w:line="360" w:lineRule="auto"/>
        <w:ind w:firstLine="420" w:right="420"/>
        <w:jc w:val="center"/>
        <w:rPr>
          <w:rFonts w:ascii="宋体" w:hAnsi="宋体"/>
          <w:sz w:val="24"/>
          <w:szCs w:val="24"/>
          <w:highlight w:val="none"/>
        </w:rPr>
      </w:pPr>
      <w:r>
        <w:rPr>
          <w:rFonts w:ascii="宋体" w:hAnsi="宋体" w:eastAsiaTheme="minorEastAsia" w:cstheme="minorBidi"/>
          <w:sz w:val="24"/>
          <w:szCs w:val="24"/>
          <w:highlight w:val="none"/>
        </w:rPr>
        <w:t xml:space="preserve">           法定代表</w:t>
      </w:r>
      <w:r>
        <w:rPr>
          <w:rFonts w:ascii="宋体" w:hAnsi="宋体" w:eastAsiaTheme="minorEastAsia" w:cstheme="minorBidi"/>
          <w:sz w:val="24"/>
          <w:szCs w:val="24"/>
          <w:highlight w:val="none"/>
        </w:rPr>
        <w:t>人</w:t>
      </w:r>
      <w:r>
        <w:rPr>
          <w:rFonts w:ascii="宋体" w:hAnsi="宋体" w:eastAsiaTheme="minorEastAsia" w:cstheme="minorBidi"/>
          <w:sz w:val="24"/>
          <w:szCs w:val="24"/>
          <w:highlight w:val="none"/>
        </w:rPr>
        <w:t>或委托代理人：（签字或签章）</w:t>
      </w:r>
    </w:p>
    <w:p w14:paraId="16B791CB">
      <w:pPr>
        <w:adjustRightInd w:val="0"/>
        <w:snapToGrid w:val="0"/>
        <w:spacing w:line="360" w:lineRule="auto"/>
        <w:ind w:firstLine="420" w:right="420"/>
        <w:jc w:val="center"/>
        <w:rPr>
          <w:rFonts w:ascii="宋体" w:hAnsi="宋体"/>
          <w:sz w:val="24"/>
          <w:szCs w:val="24"/>
          <w:highlight w:val="none"/>
        </w:rPr>
      </w:pPr>
      <w:r>
        <w:rPr>
          <w:rFonts w:ascii="宋体" w:hAnsi="宋体" w:eastAsiaTheme="minorEastAsia" w:cstheme="minorBidi"/>
          <w:szCs w:val="21"/>
          <w:highlight w:val="none"/>
        </w:rPr>
        <w:t xml:space="preserve">         </w:t>
      </w: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年</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月</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日</w:t>
      </w:r>
    </w:p>
    <w:p w14:paraId="35177610">
      <w:pPr>
        <w:adjustRightInd w:val="0"/>
        <w:snapToGrid w:val="0"/>
        <w:spacing w:line="400" w:lineRule="exact"/>
        <w:ind w:firstLine="420" w:right="420"/>
        <w:jc w:val="center"/>
        <w:rPr>
          <w:rFonts w:ascii="宋体" w:hAnsi="宋体"/>
          <w:sz w:val="24"/>
          <w:szCs w:val="24"/>
          <w:highlight w:val="none"/>
        </w:rPr>
        <w:sectPr>
          <w:pgSz w:w="11906" w:h="16838"/>
          <w:pgMar w:top="1134" w:right="1134" w:bottom="1134" w:left="1134" w:header="782" w:footer="737" w:gutter="0"/>
          <w:pgNumType w:fmt="decimal"/>
          <w:cols w:space="720" w:num="1"/>
          <w:docGrid w:type="lines" w:linePitch="381" w:charSpace="0"/>
        </w:sectPr>
      </w:pPr>
    </w:p>
    <w:p w14:paraId="7AB95D72">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23" w:name="_Toc28536"/>
      <w:bookmarkStart w:id="24" w:name="_Toc15362"/>
      <w:bookmarkStart w:id="25" w:name="_Toc34906012"/>
      <w:bookmarkStart w:id="26" w:name="_Toc66089647"/>
      <w:r>
        <w:rPr>
          <w:rFonts w:hint="eastAsia" w:asciiTheme="minorEastAsia" w:hAnsiTheme="minorEastAsia" w:eastAsiaTheme="minorEastAsia" w:cstheme="minorBidi"/>
          <w:b/>
          <w:bCs/>
          <w:szCs w:val="24"/>
          <w:highlight w:val="none"/>
        </w:rPr>
        <w:t>八、投标产品价格明细表</w:t>
      </w:r>
      <w:bookmarkEnd w:id="23"/>
    </w:p>
    <w:p w14:paraId="4E760E0B">
      <w:pPr>
        <w:adjustRightInd w:val="0"/>
        <w:snapToGrid w:val="0"/>
        <w:spacing w:line="360" w:lineRule="auto"/>
        <w:ind w:firstLine="630" w:firstLineChars="300" w:right="105" w:rightChars="50"/>
        <w:jc w:val="right"/>
        <w:rPr>
          <w:rFonts w:ascii="宋体" w:hAnsi="宋体" w:cs="宋体"/>
          <w:bCs/>
          <w:szCs w:val="21"/>
          <w:highlight w:val="none"/>
        </w:rPr>
      </w:pPr>
      <w:r>
        <w:rPr>
          <w:rFonts w:ascii="宋体" w:hAnsi="宋体" w:cs="宋体" w:eastAsiaTheme="minorEastAsia"/>
          <w:bCs/>
          <w:szCs w:val="21"/>
          <w:highlight w:val="none"/>
        </w:rPr>
        <w:t>单位：元（人民币）</w:t>
      </w:r>
    </w:p>
    <w:tbl>
      <w:tblPr>
        <w:tblStyle w:val="9"/>
        <w:tblW w:w="100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7"/>
        <w:gridCol w:w="1347"/>
        <w:gridCol w:w="1033"/>
        <w:gridCol w:w="1033"/>
        <w:gridCol w:w="721"/>
        <w:gridCol w:w="802"/>
        <w:gridCol w:w="802"/>
        <w:gridCol w:w="675"/>
        <w:gridCol w:w="682"/>
        <w:gridCol w:w="802"/>
        <w:gridCol w:w="802"/>
        <w:gridCol w:w="802"/>
      </w:tblGrid>
      <w:tr w14:paraId="69DCB765">
        <w:trPr>
          <w:hidden w:val="0"/>
          <w:trHeight w:val="78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7" w:type="dxa"/>
            <w:vAlign w:val="center"/>
          </w:tcPr>
          <w:p w14:paraId="59267870">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序号</w:t>
            </w:r>
          </w:p>
        </w:tc>
        <w:tc>
          <w:tcPr>
            <w:tcW w:w="1347" w:type="dxa"/>
            <w:vAlign w:val="center"/>
          </w:tcPr>
          <w:p w14:paraId="33E7431B">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产品名称</w:t>
            </w:r>
          </w:p>
        </w:tc>
        <w:tc>
          <w:tcPr>
            <w:tcW w:w="1033" w:type="dxa"/>
            <w:vAlign w:val="center"/>
          </w:tcPr>
          <w:p w14:paraId="4A063FF2">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品牌</w:t>
            </w:r>
          </w:p>
        </w:tc>
        <w:tc>
          <w:tcPr>
            <w:tcW w:w="1033" w:type="dxa"/>
            <w:vAlign w:val="center"/>
          </w:tcPr>
          <w:p w14:paraId="6CCFF849">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型号</w:t>
            </w:r>
          </w:p>
          <w:p w14:paraId="0174EC67">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规格</w:t>
            </w:r>
          </w:p>
        </w:tc>
        <w:tc>
          <w:tcPr>
            <w:tcW w:w="721" w:type="dxa"/>
            <w:vAlign w:val="center"/>
          </w:tcPr>
          <w:p w14:paraId="7D9DE3D6">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数量</w:t>
            </w:r>
          </w:p>
        </w:tc>
        <w:tc>
          <w:tcPr>
            <w:tcW w:w="802" w:type="dxa"/>
            <w:vAlign w:val="center"/>
          </w:tcPr>
          <w:p w14:paraId="2D3A8055">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原产地</w:t>
            </w:r>
          </w:p>
        </w:tc>
        <w:tc>
          <w:tcPr>
            <w:tcW w:w="802" w:type="dxa"/>
            <w:vAlign w:val="center"/>
          </w:tcPr>
          <w:p w14:paraId="3859F800">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制造商名称</w:t>
            </w:r>
          </w:p>
        </w:tc>
        <w:tc>
          <w:tcPr>
            <w:tcW w:w="675" w:type="dxa"/>
            <w:vAlign w:val="center"/>
          </w:tcPr>
          <w:p w14:paraId="6E8BD789">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单价（不含税）</w:t>
            </w:r>
          </w:p>
        </w:tc>
        <w:tc>
          <w:tcPr>
            <w:tcW w:w="682" w:type="dxa"/>
            <w:vAlign w:val="center"/>
          </w:tcPr>
          <w:p w14:paraId="05D8A42D">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单价（含税）</w:t>
            </w:r>
          </w:p>
        </w:tc>
        <w:tc>
          <w:tcPr>
            <w:tcW w:w="802" w:type="dxa"/>
            <w:vAlign w:val="center"/>
          </w:tcPr>
          <w:p w14:paraId="631EFA22">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总价（不含税）</w:t>
            </w:r>
          </w:p>
        </w:tc>
        <w:tc>
          <w:tcPr>
            <w:tcW w:w="802" w:type="dxa"/>
            <w:vAlign w:val="center"/>
          </w:tcPr>
          <w:p w14:paraId="366ED580">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w:t>
            </w:r>
          </w:p>
          <w:p w14:paraId="55015F99">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（含税）</w:t>
            </w:r>
          </w:p>
        </w:tc>
        <w:tc>
          <w:tcPr>
            <w:tcW w:w="802" w:type="dxa"/>
            <w:vAlign w:val="center"/>
          </w:tcPr>
          <w:p w14:paraId="30BD5117">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备注</w:t>
            </w:r>
          </w:p>
        </w:tc>
      </w:tr>
      <w:tr w14:paraId="55B6535F">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7" w:type="dxa"/>
            <w:vAlign w:val="center"/>
          </w:tcPr>
          <w:p w14:paraId="537487F0">
            <w:pPr>
              <w:adjustRightInd w:val="0"/>
              <w:snapToGrid w:val="0"/>
              <w:ind w:left="-97" w:leftChars="-46" w:right="-63" w:rightChars="-30"/>
              <w:jc w:val="center"/>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1</w:t>
            </w:r>
          </w:p>
        </w:tc>
        <w:tc>
          <w:tcPr>
            <w:tcW w:w="1347" w:type="dxa"/>
            <w:vAlign w:val="center"/>
          </w:tcPr>
          <w:p w14:paraId="388FF1C2">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053A64B7">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2C366DAA">
            <w:pPr>
              <w:adjustRightInd w:val="0"/>
              <w:snapToGrid w:val="0"/>
              <w:ind w:left="-97" w:leftChars="-46" w:right="-63" w:rightChars="-30"/>
              <w:jc w:val="center"/>
              <w:rPr>
                <w:rFonts w:hint="eastAsia" w:ascii="宋体" w:hAnsi="宋体" w:eastAsia="宋体" w:cs="宋体"/>
                <w:szCs w:val="21"/>
                <w:highlight w:val="none"/>
              </w:rPr>
            </w:pPr>
          </w:p>
        </w:tc>
        <w:tc>
          <w:tcPr>
            <w:tcW w:w="721" w:type="dxa"/>
            <w:vAlign w:val="center"/>
          </w:tcPr>
          <w:p w14:paraId="3F19DA8A">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5DE1BA6B">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37B9965B">
            <w:pPr>
              <w:adjustRightInd w:val="0"/>
              <w:snapToGrid w:val="0"/>
              <w:ind w:left="-97" w:leftChars="-46" w:right="-63" w:rightChars="-30"/>
              <w:jc w:val="center"/>
              <w:rPr>
                <w:rFonts w:hint="eastAsia" w:ascii="宋体" w:hAnsi="宋体" w:eastAsia="宋体" w:cs="宋体"/>
                <w:szCs w:val="21"/>
                <w:highlight w:val="none"/>
              </w:rPr>
            </w:pPr>
          </w:p>
        </w:tc>
        <w:tc>
          <w:tcPr>
            <w:tcW w:w="675" w:type="dxa"/>
            <w:vAlign w:val="center"/>
          </w:tcPr>
          <w:p w14:paraId="65C9E1B8">
            <w:pPr>
              <w:adjustRightInd w:val="0"/>
              <w:snapToGrid w:val="0"/>
              <w:ind w:left="-97" w:leftChars="-46" w:right="-63" w:rightChars="-30"/>
              <w:jc w:val="center"/>
              <w:rPr>
                <w:rFonts w:hint="eastAsia" w:ascii="宋体" w:hAnsi="宋体" w:eastAsia="宋体" w:cs="宋体"/>
                <w:szCs w:val="21"/>
                <w:highlight w:val="none"/>
              </w:rPr>
            </w:pPr>
          </w:p>
        </w:tc>
        <w:tc>
          <w:tcPr>
            <w:tcW w:w="682" w:type="dxa"/>
            <w:vAlign w:val="center"/>
          </w:tcPr>
          <w:p w14:paraId="0CE546AF">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52D55E32">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5E8B8DF6">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2AD2027E">
            <w:pPr>
              <w:adjustRightInd w:val="0"/>
              <w:snapToGrid w:val="0"/>
              <w:ind w:left="-97" w:leftChars="-46" w:right="-63" w:rightChars="-30"/>
              <w:jc w:val="center"/>
              <w:rPr>
                <w:rFonts w:hint="eastAsia" w:ascii="宋体" w:hAnsi="宋体" w:eastAsia="宋体" w:cs="宋体"/>
                <w:szCs w:val="21"/>
                <w:highlight w:val="none"/>
              </w:rPr>
            </w:pPr>
          </w:p>
        </w:tc>
      </w:tr>
      <w:tr w14:paraId="147767CF">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7" w:type="dxa"/>
            <w:vAlign w:val="center"/>
          </w:tcPr>
          <w:p w14:paraId="4EA934CF">
            <w:pPr>
              <w:adjustRightInd w:val="0"/>
              <w:snapToGrid w:val="0"/>
              <w:ind w:left="-97" w:leftChars="-46" w:right="-63" w:rightChars="-30"/>
              <w:jc w:val="center"/>
              <w:rPr>
                <w:rFonts w:hint="eastAsia" w:ascii="宋体" w:hAnsi="宋体" w:eastAsia="宋体" w:cs="宋体"/>
                <w:szCs w:val="21"/>
                <w:highlight w:val="none"/>
              </w:rPr>
            </w:pPr>
          </w:p>
        </w:tc>
        <w:tc>
          <w:tcPr>
            <w:tcW w:w="1347" w:type="dxa"/>
            <w:vAlign w:val="center"/>
          </w:tcPr>
          <w:p w14:paraId="4C5BC61C">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77CC0300">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689C073E">
            <w:pPr>
              <w:adjustRightInd w:val="0"/>
              <w:snapToGrid w:val="0"/>
              <w:ind w:left="-97" w:leftChars="-46" w:right="-63" w:rightChars="-30"/>
              <w:jc w:val="center"/>
              <w:rPr>
                <w:rFonts w:hint="eastAsia" w:ascii="宋体" w:hAnsi="宋体" w:eastAsia="宋体" w:cs="宋体"/>
                <w:szCs w:val="21"/>
                <w:highlight w:val="none"/>
              </w:rPr>
            </w:pPr>
          </w:p>
        </w:tc>
        <w:tc>
          <w:tcPr>
            <w:tcW w:w="721" w:type="dxa"/>
            <w:vAlign w:val="center"/>
          </w:tcPr>
          <w:p w14:paraId="44CEB31C">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48BA0DFE">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24B7946E">
            <w:pPr>
              <w:adjustRightInd w:val="0"/>
              <w:snapToGrid w:val="0"/>
              <w:ind w:left="-97" w:leftChars="-46" w:right="-63" w:rightChars="-30"/>
              <w:jc w:val="center"/>
              <w:rPr>
                <w:rFonts w:hint="eastAsia" w:ascii="宋体" w:hAnsi="宋体" w:eastAsia="宋体" w:cs="宋体"/>
                <w:szCs w:val="21"/>
                <w:highlight w:val="none"/>
              </w:rPr>
            </w:pPr>
          </w:p>
        </w:tc>
        <w:tc>
          <w:tcPr>
            <w:tcW w:w="675" w:type="dxa"/>
            <w:vAlign w:val="center"/>
          </w:tcPr>
          <w:p w14:paraId="31C5FA8E">
            <w:pPr>
              <w:adjustRightInd w:val="0"/>
              <w:snapToGrid w:val="0"/>
              <w:ind w:left="-97" w:leftChars="-46" w:right="-63" w:rightChars="-30"/>
              <w:jc w:val="center"/>
              <w:rPr>
                <w:rFonts w:hint="eastAsia" w:ascii="宋体" w:hAnsi="宋体" w:eastAsia="宋体" w:cs="宋体"/>
                <w:szCs w:val="21"/>
                <w:highlight w:val="none"/>
              </w:rPr>
            </w:pPr>
          </w:p>
        </w:tc>
        <w:tc>
          <w:tcPr>
            <w:tcW w:w="682" w:type="dxa"/>
            <w:vAlign w:val="center"/>
          </w:tcPr>
          <w:p w14:paraId="1329F514">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4BABAB6D">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13DC400E">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03920932">
            <w:pPr>
              <w:adjustRightInd w:val="0"/>
              <w:snapToGrid w:val="0"/>
              <w:ind w:left="-97" w:leftChars="-46" w:right="-63" w:rightChars="-30"/>
              <w:jc w:val="center"/>
              <w:rPr>
                <w:rFonts w:hint="eastAsia" w:ascii="宋体" w:hAnsi="宋体" w:eastAsia="宋体" w:cs="宋体"/>
                <w:szCs w:val="21"/>
                <w:highlight w:val="none"/>
              </w:rPr>
            </w:pPr>
          </w:p>
        </w:tc>
      </w:tr>
      <w:tr w14:paraId="7D58A4A7">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04" w:type="dxa"/>
            <w:gridSpan w:val="2"/>
            <w:vAlign w:val="center"/>
          </w:tcPr>
          <w:p w14:paraId="43D61CDB">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总价（不含税）</w:t>
            </w:r>
          </w:p>
        </w:tc>
        <w:tc>
          <w:tcPr>
            <w:tcW w:w="8154" w:type="dxa"/>
            <w:gridSpan w:val="10"/>
          </w:tcPr>
          <w:p w14:paraId="081DE14B">
            <w:pPr>
              <w:adjustRightInd w:val="0"/>
              <w:snapToGrid w:val="0"/>
              <w:ind w:left="-97" w:leftChars="-46" w:right="-63" w:rightChars="-30"/>
              <w:jc w:val="center"/>
              <w:rPr>
                <w:rFonts w:hint="eastAsia" w:ascii="宋体" w:hAnsi="宋体" w:eastAsia="宋体" w:cs="宋体"/>
                <w:szCs w:val="21"/>
                <w:highlight w:val="none"/>
              </w:rPr>
            </w:pPr>
          </w:p>
        </w:tc>
      </w:tr>
      <w:tr w14:paraId="5D0D1F8C">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04" w:type="dxa"/>
            <w:gridSpan w:val="2"/>
            <w:vAlign w:val="center"/>
          </w:tcPr>
          <w:p w14:paraId="4CB19387">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总价（含税）</w:t>
            </w:r>
          </w:p>
        </w:tc>
        <w:tc>
          <w:tcPr>
            <w:tcW w:w="8154" w:type="dxa"/>
            <w:gridSpan w:val="10"/>
          </w:tcPr>
          <w:p w14:paraId="53757B6E">
            <w:pPr>
              <w:adjustRightInd w:val="0"/>
              <w:snapToGrid w:val="0"/>
              <w:ind w:left="-97" w:leftChars="-46" w:right="-63" w:rightChars="-30"/>
              <w:jc w:val="center"/>
              <w:rPr>
                <w:rFonts w:hint="eastAsia" w:ascii="宋体" w:hAnsi="宋体" w:eastAsia="宋体" w:cs="宋体"/>
                <w:szCs w:val="21"/>
                <w:highlight w:val="none"/>
              </w:rPr>
            </w:pPr>
          </w:p>
        </w:tc>
      </w:tr>
    </w:tbl>
    <w:p w14:paraId="2AEEFFF9">
      <w:pPr>
        <w:pStyle w:val="5"/>
        <w:ind w:firstLine="560"/>
        <w:rPr>
          <w:rFonts w:ascii="宋体" w:hAnsi="宋体" w:cs="宋体"/>
          <w:bCs/>
          <w:szCs w:val="21"/>
          <w:highlight w:val="none"/>
        </w:rPr>
      </w:pPr>
    </w:p>
    <w:p w14:paraId="620ABE90">
      <w:pPr>
        <w:ind w:firstLine="630" w:firstLineChars="300"/>
        <w:rPr>
          <w:rFonts w:hint="eastAsia" w:ascii="宋体" w:hAnsi="宋体" w:cs="宋体"/>
          <w:szCs w:val="21"/>
          <w:highlight w:val="none"/>
        </w:rPr>
      </w:pPr>
      <w:r>
        <w:rPr>
          <w:rFonts w:ascii="宋体" w:hAnsi="宋体" w:cs="宋体" w:eastAsiaTheme="minorEastAsia"/>
          <w:szCs w:val="21"/>
          <w:highlight w:val="none"/>
        </w:rPr>
        <w:t>注：此表中，总价（不含税）、总价（含税）应和开标一览表的总价（不含税）、总价（含税）相一致。</w:t>
      </w:r>
    </w:p>
    <w:p w14:paraId="6F09A033">
      <w:pPr>
        <w:rPr>
          <w:highlight w:val="none"/>
        </w:rPr>
      </w:pPr>
    </w:p>
    <w:p w14:paraId="79442CC2">
      <w:pPr>
        <w:adjustRightInd w:val="0"/>
        <w:snapToGrid w:val="0"/>
        <w:spacing w:line="400" w:lineRule="exact"/>
        <w:ind w:firstLine="4320" w:firstLineChars="1800"/>
        <w:rPr>
          <w:rFonts w:ascii="宋体" w:hAnsi="宋体"/>
          <w:sz w:val="24"/>
          <w:szCs w:val="24"/>
          <w:highlight w:val="none"/>
        </w:rPr>
      </w:pPr>
    </w:p>
    <w:p w14:paraId="6F47FBBB">
      <w:pPr>
        <w:adjustRightInd w:val="0"/>
        <w:snapToGrid w:val="0"/>
        <w:spacing w:line="400" w:lineRule="exact"/>
        <w:ind w:firstLine="3960" w:firstLineChars="1800"/>
        <w:rPr>
          <w:rFonts w:ascii="宋体" w:hAnsi="宋体"/>
          <w:sz w:val="22"/>
          <w:highlight w:val="none"/>
        </w:rPr>
      </w:pPr>
    </w:p>
    <w:p w14:paraId="00FF84E9">
      <w:pPr>
        <w:adjustRightInd w:val="0"/>
        <w:snapToGrid w:val="0"/>
        <w:spacing w:line="400" w:lineRule="exact"/>
        <w:ind w:firstLine="3960" w:firstLineChars="1800"/>
        <w:rPr>
          <w:rFonts w:ascii="宋体" w:hAnsi="宋体"/>
          <w:sz w:val="22"/>
          <w:highlight w:val="none"/>
        </w:rPr>
      </w:pPr>
    </w:p>
    <w:p w14:paraId="35D571A9">
      <w:pPr>
        <w:adjustRightInd w:val="0"/>
        <w:snapToGrid w:val="0"/>
        <w:spacing w:line="360" w:lineRule="auto"/>
        <w:ind w:firstLine="3960" w:firstLineChars="1800"/>
        <w:rPr>
          <w:rFonts w:ascii="宋体" w:hAnsi="宋体"/>
          <w:sz w:val="22"/>
          <w:highlight w:val="none"/>
        </w:rPr>
      </w:pPr>
      <w:r>
        <w:rPr>
          <w:rFonts w:ascii="宋体" w:hAnsi="宋体" w:eastAsiaTheme="minorEastAsia" w:cstheme="minorBidi"/>
          <w:sz w:val="22"/>
          <w:highlight w:val="none"/>
          <w:szCs w:val="22"/>
        </w:rPr>
        <w:t>投标人（盖单位公章）：</w:t>
      </w:r>
    </w:p>
    <w:p w14:paraId="56AC64E8">
      <w:pPr>
        <w:adjustRightInd w:val="0"/>
        <w:snapToGrid w:val="0"/>
        <w:spacing w:line="360" w:lineRule="auto"/>
        <w:ind w:firstLine="420" w:right="420"/>
        <w:jc w:val="center"/>
        <w:rPr>
          <w:rFonts w:ascii="宋体" w:hAnsi="宋体"/>
          <w:sz w:val="22"/>
          <w:highlight w:val="none"/>
        </w:rPr>
      </w:pPr>
      <w:r>
        <w:rPr>
          <w:rFonts w:ascii="宋体" w:hAnsi="宋体" w:eastAsiaTheme="minorEastAsia" w:cstheme="minorBidi"/>
          <w:sz w:val="22"/>
          <w:highlight w:val="none"/>
          <w:szCs w:val="22"/>
        </w:rPr>
        <w:t xml:space="preserve">           法定代表</w:t>
      </w:r>
      <w:r>
        <w:rPr>
          <w:rFonts w:ascii="宋体" w:hAnsi="宋体" w:eastAsiaTheme="minorEastAsia" w:cstheme="minorBidi"/>
          <w:sz w:val="22"/>
          <w:highlight w:val="none"/>
          <w:szCs w:val="22"/>
        </w:rPr>
        <w:t>人</w:t>
      </w:r>
      <w:r>
        <w:rPr>
          <w:rFonts w:ascii="宋体" w:hAnsi="宋体" w:eastAsiaTheme="minorEastAsia" w:cstheme="minorBidi"/>
          <w:sz w:val="22"/>
          <w:highlight w:val="none"/>
          <w:szCs w:val="22"/>
        </w:rPr>
        <w:t>或委托代理人：（签字或签章）</w:t>
      </w:r>
    </w:p>
    <w:p w14:paraId="7A01FB56">
      <w:pPr>
        <w:spacing w:line="400" w:lineRule="exact"/>
        <w:ind w:firstLine="400" w:firstLineChars="200"/>
        <w:rPr>
          <w:sz w:val="20"/>
          <w:szCs w:val="21"/>
          <w:highlight w:val="none"/>
        </w:rPr>
        <w:sectPr>
          <w:pgSz w:w="11906" w:h="16838"/>
          <w:pgMar w:top="1134" w:right="1134" w:bottom="1134" w:left="1134" w:header="782" w:footer="737" w:gutter="0"/>
          <w:pgNumType w:fmt="decimal"/>
          <w:cols w:space="720" w:num="1"/>
          <w:docGrid w:type="lines" w:linePitch="381" w:charSpace="0"/>
        </w:sectPr>
      </w:pPr>
      <w:r>
        <w:rPr>
          <w:rFonts w:ascii="宋体" w:hAnsi="宋体" w:eastAsiaTheme="minorEastAsia" w:cstheme="minorBidi"/>
          <w:sz w:val="20"/>
          <w:szCs w:val="20"/>
          <w:highlight w:val="none"/>
        </w:rPr>
        <w:t xml:space="preserve">         </w:t>
      </w:r>
      <w:r>
        <w:rPr>
          <w:rFonts w:ascii="宋体" w:hAnsi="宋体" w:eastAsiaTheme="minorEastAsia" w:cstheme="minorBidi"/>
          <w:sz w:val="22"/>
          <w:highlight w:val="none"/>
          <w:szCs w:val="22"/>
        </w:rPr>
        <w:t xml:space="preserve">                     </w:t>
      </w:r>
      <w:r>
        <w:rPr>
          <w:rFonts w:ascii="宋体" w:hAnsi="宋体" w:eastAsiaTheme="minorEastAsia" w:cstheme="minorBidi"/>
          <w:sz w:val="22"/>
          <w:highlight w:val="none"/>
          <w:u w:val="single"/>
          <w:szCs w:val="22"/>
        </w:rPr>
        <w:t xml:space="preserve">      </w:t>
      </w:r>
      <w:r>
        <w:rPr>
          <w:rFonts w:ascii="宋体" w:hAnsi="宋体" w:eastAsiaTheme="minorEastAsia" w:cstheme="minorBidi"/>
          <w:sz w:val="22"/>
          <w:highlight w:val="none"/>
          <w:szCs w:val="22"/>
        </w:rPr>
        <w:t>年</w:t>
      </w:r>
      <w:r>
        <w:rPr>
          <w:rFonts w:ascii="宋体" w:hAnsi="宋体" w:eastAsiaTheme="minorEastAsia" w:cstheme="minorBidi"/>
          <w:sz w:val="22"/>
          <w:highlight w:val="none"/>
          <w:u w:val="single"/>
          <w:szCs w:val="22"/>
        </w:rPr>
        <w:t xml:space="preserve">        </w:t>
      </w:r>
      <w:r>
        <w:rPr>
          <w:rFonts w:ascii="宋体" w:hAnsi="宋体" w:eastAsiaTheme="minorEastAsia" w:cstheme="minorBidi"/>
          <w:sz w:val="22"/>
          <w:highlight w:val="none"/>
          <w:szCs w:val="22"/>
        </w:rPr>
        <w:t>月</w:t>
      </w:r>
      <w:r>
        <w:rPr>
          <w:rFonts w:ascii="宋体" w:hAnsi="宋体" w:eastAsiaTheme="minorEastAsia" w:cstheme="minorBidi"/>
          <w:sz w:val="22"/>
          <w:highlight w:val="none"/>
          <w:u w:val="single"/>
          <w:szCs w:val="22"/>
        </w:rPr>
        <w:t xml:space="preserve">        </w:t>
      </w:r>
      <w:r>
        <w:rPr>
          <w:rFonts w:ascii="宋体" w:hAnsi="宋体" w:eastAsiaTheme="minorEastAsia" w:cstheme="minorBidi"/>
          <w:sz w:val="22"/>
          <w:highlight w:val="none"/>
          <w:szCs w:val="22"/>
        </w:rPr>
        <w:t>日</w:t>
      </w:r>
    </w:p>
    <w:p w14:paraId="455D6BBB">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27" w:name="_Toc6327"/>
      <w:r>
        <w:rPr>
          <w:rFonts w:hint="eastAsia" w:asciiTheme="minorEastAsia" w:hAnsiTheme="minorEastAsia" w:eastAsiaTheme="minorEastAsia" w:cstheme="minorBidi"/>
          <w:b/>
          <w:bCs/>
          <w:szCs w:val="24"/>
          <w:highlight w:val="none"/>
        </w:rPr>
        <w:t>九、资格审查资料</w:t>
      </w:r>
      <w:bookmarkEnd w:id="24"/>
      <w:bookmarkEnd w:id="25"/>
      <w:r>
        <w:rPr>
          <w:rFonts w:hint="eastAsia" w:asciiTheme="minorEastAsia" w:hAnsiTheme="minorEastAsia" w:eastAsiaTheme="minorEastAsia" w:cstheme="minorBidi"/>
          <w:b/>
          <w:bCs/>
          <w:szCs w:val="24"/>
          <w:highlight w:val="none"/>
        </w:rPr>
        <w:t>及评审材料</w:t>
      </w:r>
      <w:bookmarkEnd w:id="26"/>
      <w:bookmarkEnd w:id="27"/>
    </w:p>
    <w:p w14:paraId="49863B78">
      <w:pPr>
        <w:pStyle w:val="4"/>
        <w:spacing w:line="400" w:lineRule="exact"/>
        <w:rPr>
          <w:sz w:val="24"/>
          <w:szCs w:val="24"/>
          <w:highlight w:val="none"/>
        </w:rPr>
      </w:pPr>
      <w:bookmarkStart w:id="28" w:name="_Toc28186632"/>
      <w:bookmarkStart w:id="29" w:name="_Toc66089648"/>
      <w:bookmarkStart w:id="30" w:name="_Toc5572"/>
      <w:bookmarkStart w:id="31" w:name="_Toc34659983"/>
      <w:bookmarkStart w:id="32" w:name="_Toc34665635"/>
      <w:bookmarkStart w:id="33" w:name="_Toc34906013"/>
      <w:bookmarkStart w:id="34" w:name="_Toc17989"/>
      <w:r>
        <w:rPr>
          <w:sz w:val="24"/>
          <w:szCs w:val="24"/>
          <w:highlight w:val="none"/>
          <w:rFonts w:ascii="宋体" w:hAnsi="宋体" w:eastAsia="宋体" w:cs="宋体"/>
        </w:rPr>
        <w:t>（一）基本情况表</w:t>
      </w:r>
      <w:bookmarkEnd w:id="28"/>
      <w:bookmarkEnd w:id="29"/>
      <w:bookmarkEnd w:id="30"/>
      <w:bookmarkEnd w:id="31"/>
      <w:bookmarkEnd w:id="32"/>
      <w:bookmarkEnd w:id="33"/>
      <w:bookmarkEnd w:id="34"/>
    </w:p>
    <w:tbl>
      <w:tblPr>
        <w:tblStyle w:val="9"/>
        <w:tblW w:w="9220" w:type="dxa"/>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0" w:type="dxa"/>
          <w:bottom w:w="0" w:type="dxa"/>
          <w:right w:w="0" w:type="dxa"/>
        </w:tblCellMar>
      </w:tblPr>
      <w:tblGrid>
        <w:gridCol w:w="2495"/>
        <w:gridCol w:w="969"/>
        <w:gridCol w:w="1272"/>
        <w:gridCol w:w="329"/>
        <w:gridCol w:w="1732"/>
        <w:gridCol w:w="181"/>
        <w:gridCol w:w="2242"/>
      </w:tblGrid>
      <w:tr w14:paraId="6717AF67">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3F679000">
            <w:pPr>
              <w:spacing w:line="400" w:lineRule="exact"/>
              <w:jc w:val="center"/>
              <w:rPr>
                <w:szCs w:val="24"/>
                <w:highlight w:val="none"/>
              </w:rPr>
            </w:pPr>
            <w:r>
              <w:rPr>
                <w:szCs w:val="24"/>
                <w:highlight w:val="none"/>
              </w:rPr>
              <w:t>投标人名称</w:t>
            </w:r>
          </w:p>
        </w:tc>
        <w:tc>
          <w:tcPr>
            <w:tcW w:w="6725" w:type="dxa"/>
            <w:gridSpan w:val="6"/>
            <w:vAlign w:val="center"/>
          </w:tcPr>
          <w:p w14:paraId="0F0B6CBE">
            <w:pPr>
              <w:spacing w:line="400" w:lineRule="exact"/>
              <w:jc w:val="center"/>
              <w:rPr>
                <w:szCs w:val="24"/>
                <w:highlight w:val="none"/>
              </w:rPr>
            </w:pPr>
          </w:p>
        </w:tc>
      </w:tr>
      <w:tr w14:paraId="485A5267">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63370CDE">
            <w:pPr>
              <w:spacing w:line="400" w:lineRule="exact"/>
              <w:jc w:val="center"/>
              <w:rPr>
                <w:szCs w:val="24"/>
                <w:highlight w:val="none"/>
              </w:rPr>
            </w:pPr>
            <w:r>
              <w:rPr>
                <w:szCs w:val="24"/>
                <w:highlight w:val="none"/>
              </w:rPr>
              <w:t>注册</w:t>
            </w:r>
            <w:r>
              <w:rPr>
                <w:rFonts w:hint="eastAsia" w:asciiTheme="minorHAnsi" w:hAnsiTheme="minorHAnsi" w:eastAsiaTheme="minorEastAsia" w:cstheme="minorBidi"/>
                <w:szCs w:val="24"/>
                <w:highlight w:val="none"/>
              </w:rPr>
              <w:t>资金</w:t>
            </w:r>
          </w:p>
        </w:tc>
        <w:tc>
          <w:tcPr>
            <w:tcW w:w="2570" w:type="dxa"/>
            <w:gridSpan w:val="3"/>
            <w:vAlign w:val="center"/>
          </w:tcPr>
          <w:p w14:paraId="2E43B9A2">
            <w:pPr>
              <w:spacing w:line="400" w:lineRule="exact"/>
              <w:jc w:val="center"/>
              <w:rPr>
                <w:szCs w:val="24"/>
                <w:highlight w:val="none"/>
              </w:rPr>
            </w:pPr>
          </w:p>
        </w:tc>
        <w:tc>
          <w:tcPr>
            <w:tcW w:w="1732" w:type="dxa"/>
            <w:vAlign w:val="center"/>
          </w:tcPr>
          <w:p w14:paraId="3E62EC17">
            <w:pPr>
              <w:spacing w:line="400" w:lineRule="exact"/>
              <w:jc w:val="center"/>
              <w:rPr>
                <w:szCs w:val="24"/>
                <w:highlight w:val="none"/>
              </w:rPr>
            </w:pPr>
            <w:r>
              <w:rPr>
                <w:rFonts w:hint="eastAsia" w:asciiTheme="minorHAnsi" w:hAnsiTheme="minorHAnsi" w:eastAsiaTheme="minorEastAsia" w:cstheme="minorBidi"/>
                <w:szCs w:val="24"/>
                <w:highlight w:val="none"/>
              </w:rPr>
              <w:t>成立时间</w:t>
            </w:r>
          </w:p>
        </w:tc>
        <w:tc>
          <w:tcPr>
            <w:tcW w:w="2423" w:type="dxa"/>
            <w:gridSpan w:val="2"/>
            <w:vAlign w:val="center"/>
          </w:tcPr>
          <w:p w14:paraId="53434345">
            <w:pPr>
              <w:spacing w:line="400" w:lineRule="exact"/>
              <w:jc w:val="center"/>
              <w:rPr>
                <w:szCs w:val="24"/>
                <w:highlight w:val="none"/>
              </w:rPr>
            </w:pPr>
          </w:p>
        </w:tc>
      </w:tr>
      <w:tr w14:paraId="15FD86F4">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15FF5764">
            <w:pPr>
              <w:spacing w:line="400" w:lineRule="exact"/>
              <w:jc w:val="center"/>
              <w:rPr>
                <w:szCs w:val="24"/>
                <w:highlight w:val="none"/>
              </w:rPr>
            </w:pPr>
            <w:r>
              <w:rPr>
                <w:szCs w:val="24"/>
                <w:highlight w:val="none"/>
              </w:rPr>
              <w:t>注册地址</w:t>
            </w:r>
          </w:p>
        </w:tc>
        <w:tc>
          <w:tcPr>
            <w:tcW w:w="6725" w:type="dxa"/>
            <w:gridSpan w:val="6"/>
            <w:vAlign w:val="center"/>
          </w:tcPr>
          <w:p w14:paraId="7D52B4D9">
            <w:pPr>
              <w:spacing w:line="400" w:lineRule="exact"/>
              <w:jc w:val="center"/>
              <w:rPr>
                <w:szCs w:val="24"/>
                <w:highlight w:val="none"/>
              </w:rPr>
            </w:pPr>
          </w:p>
        </w:tc>
      </w:tr>
      <w:tr w14:paraId="739E1304">
        <w:trPr>
          <w:hidden w:val="0"/>
          <w:trHeight w:val="829"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Merge w:val="restart"/>
            <w:vAlign w:val="center"/>
          </w:tcPr>
          <w:p w14:paraId="101D442E">
            <w:pPr>
              <w:spacing w:line="400" w:lineRule="exact"/>
              <w:jc w:val="center"/>
              <w:rPr>
                <w:szCs w:val="24"/>
                <w:highlight w:val="none"/>
              </w:rPr>
            </w:pPr>
            <w:r>
              <w:rPr>
                <w:szCs w:val="24"/>
                <w:highlight w:val="none"/>
              </w:rPr>
              <w:t>联系方式</w:t>
            </w:r>
          </w:p>
        </w:tc>
        <w:tc>
          <w:tcPr>
            <w:tcW w:w="969" w:type="dxa"/>
            <w:vAlign w:val="center"/>
          </w:tcPr>
          <w:p w14:paraId="0037859F">
            <w:pPr>
              <w:spacing w:line="400" w:lineRule="exact"/>
              <w:jc w:val="center"/>
              <w:rPr>
                <w:szCs w:val="24"/>
                <w:highlight w:val="none"/>
              </w:rPr>
            </w:pPr>
            <w:r>
              <w:rPr>
                <w:szCs w:val="24"/>
                <w:highlight w:val="none"/>
              </w:rPr>
              <w:t>联系人</w:t>
            </w:r>
          </w:p>
        </w:tc>
        <w:tc>
          <w:tcPr>
            <w:tcW w:w="1601" w:type="dxa"/>
            <w:gridSpan w:val="2"/>
            <w:vAlign w:val="center"/>
          </w:tcPr>
          <w:p w14:paraId="4BBD67E2">
            <w:pPr>
              <w:spacing w:line="400" w:lineRule="exact"/>
              <w:jc w:val="center"/>
              <w:rPr>
                <w:szCs w:val="24"/>
                <w:highlight w:val="none"/>
              </w:rPr>
            </w:pPr>
          </w:p>
        </w:tc>
        <w:tc>
          <w:tcPr>
            <w:tcW w:w="1732" w:type="dxa"/>
            <w:vAlign w:val="center"/>
          </w:tcPr>
          <w:p w14:paraId="1AAB2AD0">
            <w:pPr>
              <w:spacing w:line="400" w:lineRule="exact"/>
              <w:jc w:val="center"/>
              <w:rPr>
                <w:szCs w:val="24"/>
                <w:highlight w:val="none"/>
              </w:rPr>
            </w:pPr>
            <w:r>
              <w:rPr>
                <w:szCs w:val="24"/>
                <w:highlight w:val="none"/>
              </w:rPr>
              <w:t>电话</w:t>
            </w:r>
          </w:p>
        </w:tc>
        <w:tc>
          <w:tcPr>
            <w:tcW w:w="2423" w:type="dxa"/>
            <w:gridSpan w:val="2"/>
            <w:vAlign w:val="center"/>
          </w:tcPr>
          <w:p w14:paraId="4B34C4F8">
            <w:pPr>
              <w:spacing w:line="400" w:lineRule="exact"/>
              <w:jc w:val="center"/>
              <w:rPr>
                <w:szCs w:val="24"/>
                <w:highlight w:val="none"/>
              </w:rPr>
            </w:pPr>
          </w:p>
        </w:tc>
      </w:tr>
      <w:tr w14:paraId="794789AC">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Merge w:val="continue"/>
            <w:vAlign w:val="center"/>
          </w:tcPr>
          <w:p/>
        </w:tc>
        <w:tc>
          <w:tcPr>
            <w:tcW w:w="969" w:type="dxa"/>
            <w:vAlign w:val="center"/>
          </w:tcPr>
          <w:p w14:paraId="0A87E8B8">
            <w:pPr>
              <w:spacing w:line="400" w:lineRule="exact"/>
              <w:jc w:val="center"/>
              <w:rPr>
                <w:szCs w:val="24"/>
                <w:highlight w:val="none"/>
              </w:rPr>
            </w:pPr>
            <w:r>
              <w:rPr>
                <w:szCs w:val="24"/>
                <w:highlight w:val="none"/>
              </w:rPr>
              <w:t>传真</w:t>
            </w:r>
          </w:p>
        </w:tc>
        <w:tc>
          <w:tcPr>
            <w:tcW w:w="1601" w:type="dxa"/>
            <w:gridSpan w:val="2"/>
            <w:vAlign w:val="center"/>
          </w:tcPr>
          <w:p w14:paraId="722DDA7A">
            <w:pPr>
              <w:spacing w:line="400" w:lineRule="exact"/>
              <w:jc w:val="center"/>
              <w:rPr>
                <w:szCs w:val="24"/>
                <w:highlight w:val="none"/>
              </w:rPr>
            </w:pPr>
          </w:p>
        </w:tc>
        <w:tc>
          <w:tcPr>
            <w:tcW w:w="1732" w:type="dxa"/>
            <w:vAlign w:val="center"/>
          </w:tcPr>
          <w:p w14:paraId="43961650">
            <w:pPr>
              <w:spacing w:line="400" w:lineRule="exact"/>
              <w:jc w:val="center"/>
              <w:rPr>
                <w:szCs w:val="24"/>
                <w:highlight w:val="none"/>
              </w:rPr>
            </w:pPr>
            <w:r>
              <w:rPr>
                <w:szCs w:val="24"/>
                <w:highlight w:val="none"/>
              </w:rPr>
              <w:t>网址</w:t>
            </w:r>
          </w:p>
        </w:tc>
        <w:tc>
          <w:tcPr>
            <w:tcW w:w="2423" w:type="dxa"/>
            <w:gridSpan w:val="2"/>
            <w:vAlign w:val="center"/>
          </w:tcPr>
          <w:p w14:paraId="2EF12C3E">
            <w:pPr>
              <w:spacing w:line="400" w:lineRule="exact"/>
              <w:jc w:val="center"/>
              <w:rPr>
                <w:szCs w:val="24"/>
                <w:highlight w:val="none"/>
              </w:rPr>
            </w:pPr>
          </w:p>
        </w:tc>
      </w:tr>
      <w:tr w14:paraId="0015A9E6">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68EF8076">
            <w:pPr>
              <w:spacing w:line="400" w:lineRule="exact"/>
              <w:jc w:val="center"/>
              <w:rPr>
                <w:szCs w:val="24"/>
                <w:highlight w:val="none"/>
              </w:rPr>
            </w:pPr>
            <w:r>
              <w:rPr>
                <w:szCs w:val="24"/>
                <w:highlight w:val="none"/>
              </w:rPr>
              <w:t>法定代表人</w:t>
            </w:r>
          </w:p>
        </w:tc>
        <w:tc>
          <w:tcPr>
            <w:tcW w:w="969" w:type="dxa"/>
            <w:vAlign w:val="center"/>
          </w:tcPr>
          <w:p w14:paraId="1C2146A8">
            <w:pPr>
              <w:spacing w:line="400" w:lineRule="exact"/>
              <w:jc w:val="center"/>
              <w:rPr>
                <w:szCs w:val="24"/>
                <w:highlight w:val="none"/>
              </w:rPr>
            </w:pPr>
            <w:r>
              <w:rPr>
                <w:szCs w:val="24"/>
                <w:highlight w:val="none"/>
              </w:rPr>
              <w:t>姓名</w:t>
            </w:r>
          </w:p>
        </w:tc>
        <w:tc>
          <w:tcPr>
            <w:tcW w:w="1601" w:type="dxa"/>
            <w:gridSpan w:val="2"/>
            <w:vAlign w:val="center"/>
          </w:tcPr>
          <w:p w14:paraId="7F48C84C">
            <w:pPr>
              <w:spacing w:line="400" w:lineRule="exact"/>
              <w:jc w:val="center"/>
              <w:rPr>
                <w:szCs w:val="24"/>
                <w:highlight w:val="none"/>
              </w:rPr>
            </w:pPr>
          </w:p>
        </w:tc>
        <w:tc>
          <w:tcPr>
            <w:tcW w:w="1732" w:type="dxa"/>
            <w:vAlign w:val="center"/>
          </w:tcPr>
          <w:p w14:paraId="27B2E09E">
            <w:pPr>
              <w:spacing w:line="400" w:lineRule="exact"/>
              <w:jc w:val="center"/>
              <w:rPr>
                <w:szCs w:val="24"/>
                <w:highlight w:val="none"/>
              </w:rPr>
            </w:pPr>
            <w:r>
              <w:rPr>
                <w:szCs w:val="24"/>
                <w:highlight w:val="none"/>
              </w:rPr>
              <w:t>电话</w:t>
            </w:r>
          </w:p>
        </w:tc>
        <w:tc>
          <w:tcPr>
            <w:tcW w:w="2423" w:type="dxa"/>
            <w:gridSpan w:val="2"/>
            <w:vAlign w:val="center"/>
          </w:tcPr>
          <w:p w14:paraId="2ADBC2E0">
            <w:pPr>
              <w:spacing w:line="400" w:lineRule="exact"/>
              <w:jc w:val="center"/>
              <w:rPr>
                <w:szCs w:val="24"/>
                <w:highlight w:val="none"/>
              </w:rPr>
            </w:pPr>
          </w:p>
        </w:tc>
      </w:tr>
      <w:tr w14:paraId="4D89A565">
        <w:trPr>
          <w:hidden w:val="0"/>
          <w:trHeight w:val="1193"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016C5FED">
            <w:pPr>
              <w:spacing w:line="400" w:lineRule="exact"/>
              <w:jc w:val="center"/>
              <w:rPr>
                <w:szCs w:val="24"/>
                <w:highlight w:val="none"/>
              </w:rPr>
            </w:pPr>
            <w:r>
              <w:rPr>
                <w:highlight w:val="none"/>
              </w:rPr>
              <w:t>投标人须知要求投标人需具有的各类资质证书</w:t>
            </w:r>
          </w:p>
        </w:tc>
        <w:tc>
          <w:tcPr>
            <w:tcW w:w="6725" w:type="dxa"/>
            <w:gridSpan w:val="6"/>
            <w:vAlign w:val="center"/>
          </w:tcPr>
          <w:p w14:paraId="435598F4">
            <w:pPr>
              <w:spacing w:line="400" w:lineRule="exact"/>
              <w:ind w:firstLine="420" w:firstLineChars="200"/>
              <w:rPr>
                <w:szCs w:val="24"/>
                <w:highlight w:val="none"/>
              </w:rPr>
            </w:pPr>
            <w:r>
              <w:rPr>
                <w:szCs w:val="24"/>
                <w:highlight w:val="none"/>
              </w:rPr>
              <w:t>类型：等级：证书号：</w:t>
            </w:r>
          </w:p>
        </w:tc>
      </w:tr>
      <w:tr w14:paraId="03B2A912">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65037049">
            <w:pPr>
              <w:spacing w:line="400" w:lineRule="exact"/>
              <w:jc w:val="center"/>
              <w:rPr>
                <w:szCs w:val="24"/>
                <w:highlight w:val="none"/>
              </w:rPr>
            </w:pPr>
            <w:r>
              <w:rPr>
                <w:szCs w:val="24"/>
                <w:highlight w:val="none"/>
              </w:rPr>
              <w:t>基本账户开户银行</w:t>
            </w:r>
          </w:p>
        </w:tc>
        <w:tc>
          <w:tcPr>
            <w:tcW w:w="6725" w:type="dxa"/>
            <w:gridSpan w:val="6"/>
            <w:vAlign w:val="center"/>
          </w:tcPr>
          <w:p w14:paraId="5CEAC737">
            <w:pPr>
              <w:spacing w:line="400" w:lineRule="exact"/>
              <w:jc w:val="center"/>
              <w:rPr>
                <w:szCs w:val="24"/>
                <w:highlight w:val="none"/>
              </w:rPr>
            </w:pPr>
          </w:p>
        </w:tc>
      </w:tr>
      <w:tr w14:paraId="08D0284D">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37D5FCE3">
            <w:pPr>
              <w:spacing w:line="400" w:lineRule="exact"/>
              <w:jc w:val="center"/>
              <w:rPr>
                <w:szCs w:val="24"/>
                <w:highlight w:val="none"/>
              </w:rPr>
            </w:pPr>
            <w:r>
              <w:rPr>
                <w:szCs w:val="24"/>
                <w:highlight w:val="none"/>
              </w:rPr>
              <w:t>基本账户银行账号</w:t>
            </w:r>
          </w:p>
        </w:tc>
        <w:tc>
          <w:tcPr>
            <w:tcW w:w="6725" w:type="dxa"/>
            <w:gridSpan w:val="6"/>
            <w:vAlign w:val="center"/>
          </w:tcPr>
          <w:p w14:paraId="0465DB73">
            <w:pPr>
              <w:spacing w:line="400" w:lineRule="exact"/>
              <w:jc w:val="center"/>
              <w:rPr>
                <w:szCs w:val="24"/>
                <w:highlight w:val="none"/>
              </w:rPr>
            </w:pPr>
          </w:p>
        </w:tc>
      </w:tr>
      <w:tr w14:paraId="65366DEC">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476964C4">
            <w:pPr>
              <w:spacing w:line="400" w:lineRule="exact"/>
              <w:jc w:val="center"/>
              <w:rPr>
                <w:szCs w:val="24"/>
                <w:highlight w:val="none"/>
              </w:rPr>
            </w:pPr>
            <w:r>
              <w:rPr>
                <w:rFonts w:hint="eastAsia" w:asciiTheme="minorHAnsi" w:hAnsiTheme="minorHAnsi" w:eastAsiaTheme="minorEastAsia" w:cstheme="minorBidi"/>
                <w:szCs w:val="24"/>
                <w:highlight w:val="none"/>
              </w:rPr>
              <w:t>近三年营业额</w:t>
            </w:r>
          </w:p>
        </w:tc>
        <w:tc>
          <w:tcPr>
            <w:tcW w:w="2241" w:type="dxa"/>
            <w:gridSpan w:val="2"/>
            <w:vAlign w:val="center"/>
          </w:tcPr>
          <w:p w14:paraId="4C9DAC54">
            <w:pPr>
              <w:spacing w:line="400" w:lineRule="exact"/>
              <w:jc w:val="center"/>
              <w:rPr>
                <w:szCs w:val="24"/>
                <w:highlight w:val="none"/>
              </w:rPr>
            </w:pPr>
          </w:p>
        </w:tc>
        <w:tc>
          <w:tcPr>
            <w:tcW w:w="2242" w:type="dxa"/>
            <w:gridSpan w:val="3"/>
            <w:vAlign w:val="center"/>
          </w:tcPr>
          <w:p w14:paraId="6EBAC94C">
            <w:pPr>
              <w:spacing w:line="400" w:lineRule="exact"/>
              <w:jc w:val="center"/>
              <w:rPr>
                <w:szCs w:val="24"/>
                <w:highlight w:val="none"/>
              </w:rPr>
            </w:pPr>
          </w:p>
        </w:tc>
        <w:tc>
          <w:tcPr>
            <w:tcW w:w="2242" w:type="dxa"/>
            <w:vAlign w:val="center"/>
          </w:tcPr>
          <w:p w14:paraId="7E454C01">
            <w:pPr>
              <w:spacing w:line="400" w:lineRule="exact"/>
              <w:jc w:val="center"/>
              <w:rPr>
                <w:szCs w:val="24"/>
                <w:highlight w:val="none"/>
              </w:rPr>
            </w:pPr>
          </w:p>
        </w:tc>
      </w:tr>
      <w:tr w14:paraId="6AE62C7B">
        <w:trPr>
          <w:hidden w:val="0"/>
          <w:trHeight w:val="2469"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2A8B4315">
            <w:pPr>
              <w:spacing w:line="400" w:lineRule="exact"/>
              <w:jc w:val="center"/>
              <w:rPr>
                <w:szCs w:val="24"/>
                <w:highlight w:val="none"/>
              </w:rPr>
            </w:pPr>
            <w:r>
              <w:rPr>
                <w:szCs w:val="24"/>
                <w:highlight w:val="none"/>
              </w:rPr>
              <w:t>投标人关联企业情况（包括但不限于与投标人法定代表人为同一人或者存在控股、管理关系的不同单位）</w:t>
            </w:r>
          </w:p>
        </w:tc>
        <w:tc>
          <w:tcPr>
            <w:tcW w:w="6725" w:type="dxa"/>
            <w:gridSpan w:val="6"/>
            <w:vAlign w:val="center"/>
          </w:tcPr>
          <w:p w14:paraId="7B059980">
            <w:pPr>
              <w:spacing w:line="400" w:lineRule="exact"/>
              <w:jc w:val="center"/>
              <w:rPr>
                <w:szCs w:val="24"/>
                <w:highlight w:val="none"/>
              </w:rPr>
            </w:pPr>
          </w:p>
        </w:tc>
      </w:tr>
      <w:tr w14:paraId="4BA82EC2">
        <w:trPr>
          <w:hidden w:val="0"/>
          <w:trHeight w:val="640"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0842CF05">
            <w:pPr>
              <w:spacing w:line="400" w:lineRule="exact"/>
              <w:jc w:val="center"/>
              <w:rPr>
                <w:szCs w:val="24"/>
                <w:highlight w:val="none"/>
              </w:rPr>
            </w:pPr>
            <w:r>
              <w:rPr>
                <w:szCs w:val="24"/>
                <w:highlight w:val="none"/>
              </w:rPr>
              <w:t>备注</w:t>
            </w:r>
          </w:p>
        </w:tc>
        <w:tc>
          <w:tcPr>
            <w:tcW w:w="6725" w:type="dxa"/>
            <w:gridSpan w:val="6"/>
            <w:vAlign w:val="center"/>
          </w:tcPr>
          <w:p w14:paraId="2B6035DF">
            <w:pPr>
              <w:spacing w:line="400" w:lineRule="exact"/>
              <w:jc w:val="center"/>
              <w:rPr>
                <w:szCs w:val="24"/>
                <w:highlight w:val="none"/>
              </w:rPr>
            </w:pPr>
          </w:p>
        </w:tc>
      </w:tr>
    </w:tbl>
    <w:p w14:paraId="40B11461">
      <w:pPr>
        <w:spacing w:line="400" w:lineRule="exact"/>
        <w:ind w:firstLine="420" w:firstLineChars="200"/>
        <w:rPr>
          <w:szCs w:val="21"/>
          <w:highlight w:val="none"/>
        </w:rPr>
        <w:sectPr>
          <w:pgSz w:w="11906" w:h="16838"/>
          <w:pgMar w:top="1134" w:right="1134" w:bottom="1134" w:left="1134" w:header="782" w:footer="737" w:gutter="0"/>
          <w:pgNumType w:fmt="decimal"/>
          <w:cols w:space="720" w:num="1"/>
          <w:docGrid w:type="lines" w:linePitch="381" w:charSpace="0"/>
        </w:sectPr>
      </w:pPr>
      <w:r>
        <w:rPr>
          <w:rFonts w:ascii="宋体" w:hAnsi="宋体" w:cs="宋体" w:eastAsiaTheme="minorEastAsia"/>
          <w:szCs w:val="21"/>
          <w:highlight w:val="none"/>
        </w:rPr>
        <w:t>注：1.投标人应根据投标人须知第3.5.1项的要求在本表后附相关证明材料。</w:t>
      </w:r>
    </w:p>
    <w:p w14:paraId="3F53C037">
      <w:pPr>
        <w:pStyle w:val="4"/>
        <w:adjustRightInd w:val="0"/>
        <w:snapToGrid w:val="0"/>
        <w:spacing w:after="0" w:before="0" w:line="360" w:lineRule="auto"/>
        <w:ind w:firstLine="482" w:firstLineChars="200"/>
        <w:rPr>
          <w:sz w:val="24"/>
          <w:szCs w:val="24"/>
          <w:highlight w:val="none"/>
        </w:rPr>
      </w:pPr>
      <w:bookmarkStart w:id="35" w:name="_Toc34906014"/>
      <w:bookmarkStart w:id="36" w:name="_Toc34659984"/>
      <w:bookmarkStart w:id="37" w:name="_Toc34665636"/>
      <w:bookmarkStart w:id="38" w:name="_Toc4334"/>
      <w:bookmarkStart w:id="39" w:name="_Toc66089649"/>
      <w:bookmarkStart w:id="40" w:name="_Toc28186633"/>
      <w:bookmarkStart w:id="41" w:name="_Toc11554"/>
      <w:r>
        <w:rPr>
          <w:sz w:val="24"/>
          <w:szCs w:val="24"/>
          <w:highlight w:val="none"/>
          <w:rFonts w:ascii="宋体" w:hAnsi="宋体" w:eastAsia="宋体" w:cs="宋体"/>
        </w:rPr>
        <w:t>（二）</w:t>
      </w:r>
      <w:bookmarkEnd w:id="35"/>
      <w:bookmarkEnd w:id="36"/>
      <w:bookmarkEnd w:id="37"/>
      <w:r>
        <w:rPr>
          <w:rFonts w:ascii="宋体" w:hAnsi="宋体" w:eastAsia="宋体" w:cs="宋体"/>
          <w:sz w:val="24"/>
          <w:szCs w:val="24"/>
          <w:highlight w:val="none"/>
        </w:rPr>
        <w:t>企业营业执照</w:t>
      </w:r>
      <w:bookmarkEnd w:id="38"/>
      <w:bookmarkEnd w:id="39"/>
    </w:p>
    <w:p w14:paraId="3759316F">
      <w:pPr>
        <w:adjustRightInd w:val="0"/>
        <w:snapToGrid w:val="0"/>
        <w:spacing w:line="360" w:lineRule="auto"/>
        <w:ind w:firstLine="480" w:firstLineChars="200"/>
        <w:rPr>
          <w:sz w:val="24"/>
          <w:szCs w:val="24"/>
          <w:highlight w:val="none"/>
        </w:rPr>
      </w:pPr>
      <w:r>
        <w:rPr>
          <w:rFonts w:hint="eastAsia" w:asciiTheme="minorHAnsi" w:hAnsiTheme="minorHAnsi" w:eastAsiaTheme="minorEastAsia" w:cstheme="minorBidi"/>
          <w:sz w:val="24"/>
          <w:szCs w:val="24"/>
          <w:highlight w:val="none"/>
        </w:rPr>
        <w:t>备注：已经办理“三证合一”或“五证合一”的投标人只需提供“统一社会信用代码”的企业营业执照复印件</w:t>
      </w:r>
      <w:bookmarkStart w:id="42" w:name="_Toc34659985"/>
      <w:bookmarkStart w:id="43" w:name="_Toc34665637"/>
      <w:r>
        <w:rPr>
          <w:rFonts w:ascii="宋体" w:hAnsi="宋体" w:eastAsiaTheme="minorEastAsia" w:cstheme="minorBidi"/>
          <w:sz w:val="24"/>
          <w:szCs w:val="24"/>
          <w:highlight w:val="none"/>
        </w:rPr>
        <w:t>（盖单位公章）</w:t>
      </w:r>
      <w:r>
        <w:rPr>
          <w:rFonts w:hint="eastAsia" w:asciiTheme="minorHAnsi" w:hAnsiTheme="minorHAnsi" w:eastAsiaTheme="minorEastAsia" w:cstheme="minorBidi"/>
          <w:sz w:val="24"/>
          <w:szCs w:val="24"/>
          <w:highlight w:val="none"/>
        </w:rPr>
        <w:t>。</w:t>
      </w:r>
    </w:p>
    <w:bookmarkEnd w:id="42"/>
    <w:bookmarkEnd w:id="43"/>
    <w:p w14:paraId="2C580A46">
      <w:pPr>
        <w:pStyle w:val="4"/>
        <w:adjustRightInd w:val="0"/>
        <w:snapToGrid w:val="0"/>
        <w:spacing w:after="0" w:before="0" w:line="360" w:lineRule="auto"/>
        <w:ind w:firstLine="482" w:firstLineChars="200"/>
        <w:rPr>
          <w:sz w:val="24"/>
          <w:szCs w:val="24"/>
          <w:highlight w:val="none"/>
        </w:rPr>
      </w:pPr>
      <w:bookmarkStart w:id="44" w:name="_Toc2413"/>
      <w:bookmarkStart w:id="45" w:name="_Toc41815356"/>
      <w:bookmarkStart w:id="46" w:name="_Toc41658278"/>
      <w:bookmarkStart w:id="47" w:name="_Toc66089650"/>
      <w:r>
        <w:rPr>
          <w:rFonts w:ascii="宋体" w:hAnsi="宋体" w:eastAsia="宋体" w:cs="宋体"/>
          <w:sz w:val="24"/>
          <w:szCs w:val="24"/>
          <w:highlight w:val="none"/>
        </w:rPr>
        <w:t>（三）基本账户开户证明</w:t>
      </w:r>
      <w:bookmarkEnd w:id="44"/>
      <w:bookmarkEnd w:id="45"/>
      <w:bookmarkEnd w:id="46"/>
      <w:bookmarkEnd w:id="47"/>
    </w:p>
    <w:p w14:paraId="29C4E006">
      <w:pPr>
        <w:adjustRightInd w:val="0"/>
        <w:snapToGrid w:val="0"/>
        <w:spacing w:line="360" w:lineRule="auto"/>
        <w:ind w:firstLine="480" w:firstLineChars="200"/>
        <w:rPr>
          <w:rFonts w:ascii="宋体" w:hAnsi="宋体"/>
          <w:sz w:val="24"/>
          <w:szCs w:val="24"/>
          <w:highlight w:val="none"/>
        </w:rPr>
      </w:pPr>
      <w:r>
        <w:rPr>
          <w:rFonts w:ascii="宋体" w:hAnsi="宋体" w:eastAsiaTheme="minorEastAsia" w:cstheme="minorBidi"/>
          <w:sz w:val="24"/>
          <w:szCs w:val="24"/>
          <w:highlight w:val="none"/>
        </w:rPr>
        <w:t>企业基本账户开户许可证或者开户银行开具的基本账户证明复印件（证明材料无法加盖开户银行印鉴的，须写明开户银行查询经办人员及联系方式，以便招标人核查）（盖单位公章）。</w:t>
      </w:r>
    </w:p>
    <w:p w14:paraId="2F3464D8">
      <w:pPr>
        <w:pStyle w:val="4"/>
        <w:adjustRightInd w:val="0"/>
        <w:snapToGrid w:val="0"/>
        <w:spacing w:after="0" w:before="0" w:line="360" w:lineRule="auto"/>
        <w:ind w:firstLine="482" w:firstLineChars="200"/>
        <w:rPr>
          <w:rFonts w:ascii="宋体" w:hAnsi="宋体"/>
          <w:sz w:val="24"/>
          <w:szCs w:val="24"/>
          <w:highlight w:val="none"/>
        </w:rPr>
      </w:pPr>
      <w:bookmarkStart w:id="48" w:name="_Toc24368"/>
      <w:r>
        <w:rPr>
          <w:rFonts w:hint="eastAsia" w:ascii="宋体" w:hAnsi="宋体" w:eastAsia="宋体" w:cs="Times New Roman" w:eastAsiaTheme="majorEastAsia" w:cstheme="majorBidi"/>
          <w:sz w:val="24"/>
          <w:szCs w:val="24"/>
          <w:highlight w:val="none"/>
        </w:rPr>
        <w:t>（四）合法的税务登记或能够开具适用税率的正规增值税专用发票</w:t>
      </w:r>
      <w:bookmarkEnd w:id="48"/>
    </w:p>
    <w:p w14:paraId="571EB78F">
      <w:pPr>
        <w:adjustRightInd w:val="0"/>
        <w:snapToGrid w:val="0"/>
        <w:spacing w:line="360" w:lineRule="auto"/>
        <w:ind w:firstLine="480" w:firstLineChars="200"/>
        <w:rPr>
          <w:rFonts w:hint="eastAsia" w:ascii="宋体" w:hAnsi="宋体" w:eastAsia="宋体" w:cs="Times New Roman"/>
          <w:sz w:val="24"/>
          <w:szCs w:val="24"/>
          <w:highlight w:val="none"/>
        </w:rPr>
      </w:pPr>
      <w:bookmarkStart w:id="49" w:name="_Toc18494"/>
      <w:bookmarkStart w:id="50" w:name="_Toc14802"/>
      <w:bookmarkStart w:id="51" w:name="_Toc24714"/>
      <w:bookmarkStart w:id="52" w:name="_Toc14883"/>
      <w:bookmarkStart w:id="53" w:name="_Toc32195"/>
      <w:bookmarkStart w:id="54" w:name="_Toc19279"/>
      <w:bookmarkStart w:id="55" w:name="_Toc5606"/>
      <w:r>
        <w:rPr>
          <w:rFonts w:hint="eastAsia" w:ascii="宋体" w:hAnsi="宋体" w:eastAsia="宋体" w:cs="Times New Roman"/>
          <w:sz w:val="24"/>
          <w:szCs w:val="24"/>
          <w:highlight w:val="none"/>
        </w:rPr>
        <w:t>增值税一般纳税人证明或近一年开具的增值税专用发票。</w:t>
      </w:r>
      <w:bookmarkEnd w:id="49"/>
      <w:bookmarkEnd w:id="50"/>
      <w:bookmarkEnd w:id="51"/>
      <w:bookmarkEnd w:id="52"/>
      <w:bookmarkEnd w:id="53"/>
      <w:bookmarkEnd w:id="54"/>
      <w:bookmarkEnd w:id="55"/>
    </w:p>
    <w:p w14:paraId="1DEED071">
      <w:pPr>
        <w:pStyle w:val="4"/>
        <w:adjustRightInd w:val="0"/>
        <w:snapToGrid w:val="0"/>
        <w:spacing w:after="0" w:before="0" w:line="360" w:lineRule="auto"/>
        <w:ind w:firstLine="482" w:firstLineChars="200"/>
        <w:rPr>
          <w:rFonts w:ascii="宋体" w:hAnsi="宋体"/>
          <w:sz w:val="24"/>
          <w:szCs w:val="24"/>
          <w:highlight w:val="none"/>
        </w:rPr>
      </w:pPr>
      <w:bookmarkStart w:id="56" w:name="_Toc1555"/>
      <w:r>
        <w:rPr>
          <w:rFonts w:hint="eastAsia" w:ascii="宋体" w:hAnsi="宋体" w:eastAsia="宋体" w:cs="Times New Roman" w:eastAsiaTheme="majorEastAsia" w:cstheme="majorBidi"/>
          <w:sz w:val="24"/>
          <w:szCs w:val="24"/>
          <w:highlight w:val="none"/>
        </w:rPr>
        <w:t>（五）投标人关联单位说明（格式详见附件1）</w:t>
      </w:r>
      <w:bookmarkEnd w:id="56"/>
    </w:p>
    <w:p w14:paraId="41CB7D70">
      <w:pPr>
        <w:adjustRightInd w:val="0"/>
        <w:snapToGrid w:val="0"/>
        <w:spacing w:line="360" w:lineRule="auto"/>
        <w:ind w:firstLine="480" w:firstLineChars="200"/>
        <w:rPr>
          <w:rFonts w:ascii="宋体" w:hAnsi="宋体"/>
          <w:sz w:val="24"/>
          <w:szCs w:val="24"/>
          <w:highlight w:val="none"/>
        </w:rPr>
      </w:pPr>
      <w:r>
        <w:rPr>
          <w:rFonts w:hint="eastAsia" w:asciiTheme="minorHAnsi" w:hAnsiTheme="minorHAnsi" w:eastAsiaTheme="minorEastAsia" w:cstheme="minorBidi"/>
          <w:sz w:val="24"/>
          <w:szCs w:val="24"/>
          <w:highlight w:val="none"/>
        </w:rPr>
        <w:t>提供投标人关联单位说明（盖单位公章）。</w:t>
      </w:r>
    </w:p>
    <w:bookmarkEnd w:id="40"/>
    <w:bookmarkEnd w:id="41"/>
    <w:p w14:paraId="4FEBB1EB">
      <w:pPr>
        <w:pStyle w:val="4"/>
        <w:adjustRightInd w:val="0"/>
        <w:snapToGrid w:val="0"/>
        <w:spacing w:after="0" w:before="0" w:line="360" w:lineRule="auto"/>
        <w:ind w:firstLine="482" w:firstLineChars="200"/>
        <w:rPr>
          <w:sz w:val="24"/>
          <w:szCs w:val="24"/>
          <w:highlight w:val="none"/>
        </w:rPr>
      </w:pPr>
      <w:bookmarkStart w:id="57" w:name="_Toc38460235"/>
      <w:bookmarkStart w:id="58" w:name="_Toc66089651"/>
      <w:bookmarkStart w:id="59" w:name="_Toc41658276"/>
      <w:bookmarkStart w:id="60" w:name="_Toc41815354"/>
      <w:bookmarkStart w:id="61" w:name="_Toc10002"/>
      <w:r>
        <w:rPr>
          <w:rFonts w:ascii="宋体" w:hAnsi="宋体" w:eastAsia="宋体" w:cs="宋体"/>
          <w:sz w:val="24"/>
          <w:szCs w:val="24"/>
          <w:highlight w:val="none"/>
        </w:rPr>
        <w:t>（六）</w:t>
      </w:r>
      <w:bookmarkEnd w:id="57"/>
      <w:bookmarkEnd w:id="58"/>
      <w:bookmarkEnd w:id="59"/>
      <w:bookmarkEnd w:id="60"/>
      <w:r>
        <w:rPr>
          <w:rFonts w:ascii="宋体" w:hAnsi="宋体" w:eastAsia="宋体" w:cs="宋体"/>
          <w:sz w:val="24"/>
          <w:szCs w:val="24"/>
          <w:highlight w:val="none"/>
        </w:rPr>
        <w:t>中国裁判文书网查询结果</w:t>
      </w:r>
      <w:bookmarkEnd w:id="61"/>
    </w:p>
    <w:p w14:paraId="7B554CF0">
      <w:pPr>
        <w:adjustRightInd w:val="0"/>
        <w:snapToGrid w:val="0"/>
        <w:spacing w:line="360" w:lineRule="auto"/>
        <w:ind w:firstLine="480" w:firstLineChars="200"/>
        <w:rPr>
          <w:rFonts w:hint="eastAsia" w:ascii="宋体" w:hAnsi="宋体" w:eastAsia="宋体" w:cs="Times New Roman"/>
          <w:b/>
          <w:bCs/>
          <w:sz w:val="24"/>
          <w:szCs w:val="24"/>
          <w:highlight w:val="none"/>
        </w:rPr>
      </w:pPr>
      <w:bookmarkStart w:id="62" w:name="_Toc22392"/>
      <w:bookmarkStart w:id="63" w:name="_Toc12776"/>
      <w:bookmarkStart w:id="64" w:name="_Toc22568"/>
      <w:bookmarkStart w:id="65" w:name="_Toc28359"/>
      <w:bookmarkStart w:id="66" w:name="_Toc6478"/>
      <w:bookmarkStart w:id="67" w:name="_Toc18291"/>
      <w:bookmarkStart w:id="68" w:name="_Toc27151"/>
      <w:bookmarkStart w:id="69" w:name="_Toc20636"/>
      <w:r>
        <w:rPr>
          <w:rFonts w:hint="eastAsia" w:ascii="宋体" w:hAnsi="宋体" w:eastAsia="宋体" w:cs="Times New Roman"/>
          <w:sz w:val="24"/>
          <w:szCs w:val="24"/>
          <w:highlight w:val="none"/>
        </w:rPr>
        <w:t>投标人、法定代表人、项目总负责人至投标截止日前三年内（成立时间不足三年的，自成立时间起）三人均无行贿犯罪记录，需要在投标文件中提供“中国裁判文书网”（htts://wenshu.court.gov.cn/）行贿犯罪等重大违法查询记录</w:t>
      </w:r>
      <w:r>
        <w:rPr>
          <w:rFonts w:hint="eastAsia" w:ascii="宋体" w:hAnsi="宋体" w:eastAsia="宋体" w:cs="Times New Roman"/>
          <w:b/>
          <w:bCs/>
          <w:sz w:val="24"/>
          <w:szCs w:val="24"/>
          <w:highlight w:val="none"/>
        </w:rPr>
        <w:t>（分别进行查询，查询关键字：“投标人名称全称”“行贿罪”；法定代表人“姓名”“行贿罪”；项目总负责人“姓名”“行贿罪”），提供下载网站截图（截图上体现查询时点：招标公告发布之日至开标当日中任意一日）并分别加盖投标人公章。</w:t>
      </w:r>
      <w:bookmarkEnd w:id="62"/>
      <w:bookmarkEnd w:id="63"/>
      <w:bookmarkEnd w:id="64"/>
      <w:bookmarkEnd w:id="65"/>
      <w:bookmarkEnd w:id="66"/>
      <w:bookmarkEnd w:id="67"/>
      <w:bookmarkEnd w:id="68"/>
      <w:bookmarkEnd w:id="69"/>
    </w:p>
    <w:p w14:paraId="0A6E8FB0">
      <w:pPr>
        <w:pStyle w:val="4"/>
        <w:adjustRightInd w:val="0"/>
        <w:snapToGrid w:val="0"/>
        <w:spacing w:after="0" w:before="0" w:line="360" w:lineRule="auto"/>
        <w:ind w:firstLine="482" w:firstLineChars="200"/>
        <w:rPr>
          <w:sz w:val="24"/>
          <w:szCs w:val="24"/>
          <w:highlight w:val="none"/>
        </w:rPr>
      </w:pPr>
      <w:bookmarkStart w:id="70" w:name="_Toc41815355"/>
      <w:bookmarkStart w:id="71" w:name="_Toc38460236"/>
      <w:bookmarkStart w:id="72" w:name="_Toc6290"/>
      <w:bookmarkStart w:id="73" w:name="_Toc66089652"/>
      <w:bookmarkStart w:id="74" w:name="_Toc41658277"/>
      <w:bookmarkStart w:id="75" w:name="_Toc34659987"/>
      <w:bookmarkStart w:id="76" w:name="_Toc34906018"/>
      <w:bookmarkStart w:id="77" w:name="_Toc34665639"/>
      <w:r>
        <w:rPr>
          <w:rFonts w:ascii="宋体" w:hAnsi="宋体" w:eastAsia="宋体" w:cs="宋体"/>
          <w:sz w:val="24"/>
          <w:szCs w:val="24"/>
          <w:highlight w:val="none"/>
        </w:rPr>
        <w:t>（七）信用中国网站查询结果</w:t>
      </w:r>
      <w:bookmarkEnd w:id="70"/>
      <w:bookmarkEnd w:id="71"/>
      <w:bookmarkEnd w:id="72"/>
      <w:bookmarkEnd w:id="73"/>
      <w:bookmarkEnd w:id="74"/>
    </w:p>
    <w:bookmarkEnd w:id="75"/>
    <w:bookmarkEnd w:id="76"/>
    <w:bookmarkEnd w:id="77"/>
    <w:p w14:paraId="633BE912">
      <w:pPr>
        <w:adjustRightInd w:val="0"/>
        <w:snapToGrid w:val="0"/>
        <w:spacing w:line="360" w:lineRule="auto"/>
        <w:ind w:firstLine="480" w:firstLineChars="200"/>
        <w:rPr>
          <w:rFonts w:ascii="宋体" w:hAnsi="宋体"/>
          <w:sz w:val="24"/>
          <w:szCs w:val="24"/>
          <w:highlight w:val="none"/>
        </w:rPr>
      </w:pPr>
      <w:r>
        <w:rPr>
          <w:rFonts w:ascii="宋体" w:hAnsi="宋体" w:eastAsiaTheme="minorEastAsia" w:cstheme="minorBidi"/>
          <w:sz w:val="24"/>
          <w:szCs w:val="24"/>
          <w:highlight w:val="none"/>
        </w:rPr>
        <w:t>投标人提供本单位在信用中国网站查询的至投标截止日前三年（成立时间不足三年的，自成立时间起）未被列入“失信被执行人”、“重大税收违法失信主体”查询记录，</w:t>
      </w:r>
      <w:r>
        <w:rPr>
          <w:rFonts w:ascii="宋体" w:hAnsi="宋体" w:eastAsiaTheme="minorEastAsia" w:cstheme="minorBidi"/>
          <w:b/>
          <w:bCs/>
          <w:sz w:val="24"/>
          <w:szCs w:val="24"/>
          <w:highlight w:val="none"/>
        </w:rPr>
        <w:t>提供下载网站截图（截图上体现查询时点：招标公告发布之日至开标当日中任意一日）并分别加盖投标人公章。</w:t>
      </w:r>
    </w:p>
    <w:p w14:paraId="37727E5A">
      <w:pPr>
        <w:pStyle w:val="4"/>
        <w:adjustRightInd w:val="0"/>
        <w:snapToGrid w:val="0"/>
        <w:spacing w:after="0" w:before="0" w:line="360" w:lineRule="auto"/>
        <w:ind w:firstLine="482" w:firstLineChars="200"/>
        <w:rPr>
          <w:rFonts w:ascii="宋体" w:hAnsi="宋体"/>
          <w:b w:val="0"/>
          <w:bCs w:val="0"/>
          <w:sz w:val="24"/>
          <w:szCs w:val="24"/>
          <w:highlight w:val="none"/>
        </w:rPr>
      </w:pPr>
      <w:bookmarkStart w:id="78" w:name="_Toc17997"/>
      <w:bookmarkStart w:id="79" w:name="_Toc66089653"/>
      <w:r>
        <w:rPr>
          <w:rFonts w:ascii="宋体" w:hAnsi="宋体" w:eastAsia="宋体" w:cs="宋体"/>
          <w:sz w:val="24"/>
          <w:szCs w:val="24"/>
          <w:highlight w:val="none"/>
        </w:rPr>
        <w:t>（八）国家企业信用信息公示系统查询结果</w:t>
      </w:r>
      <w:bookmarkEnd w:id="78"/>
      <w:bookmarkEnd w:id="79"/>
    </w:p>
    <w:p w14:paraId="7A0DD455">
      <w:pPr>
        <w:adjustRightInd w:val="0"/>
        <w:snapToGrid w:val="0"/>
        <w:spacing w:line="360" w:lineRule="auto"/>
        <w:ind w:firstLine="480" w:firstLineChars="200"/>
        <w:rPr>
          <w:rFonts w:ascii="宋体" w:hAnsi="宋体"/>
          <w:szCs w:val="24"/>
          <w:highlight w:val="none"/>
        </w:rPr>
      </w:pPr>
      <w:r>
        <w:rPr>
          <w:rFonts w:ascii="宋体" w:hAnsi="宋体" w:eastAsiaTheme="minorEastAsia" w:cstheme="minorBidi"/>
          <w:sz w:val="24"/>
          <w:szCs w:val="24"/>
          <w:highlight w:val="none"/>
        </w:rPr>
        <w:t>投标人提供本单位在国家企业信用信息公示系统查询的至投标截止日前三年（成立时间不足三年的，自成立时间起）未被列入“严重违法失信企业名单”查询记录，</w:t>
      </w:r>
      <w:r>
        <w:rPr>
          <w:rFonts w:ascii="宋体" w:hAnsi="宋体" w:eastAsiaTheme="minorEastAsia" w:cstheme="minorBidi"/>
          <w:b/>
          <w:bCs/>
          <w:sz w:val="24"/>
          <w:szCs w:val="24"/>
          <w:highlight w:val="none"/>
        </w:rPr>
        <w:t>提供下载网站截图（截图上体现查询时点：招标公告发布之日至开标当日中任意一日）并加盖投标人公章。</w:t>
      </w:r>
    </w:p>
    <w:p w14:paraId="500BDAC4">
      <w:pPr>
        <w:pStyle w:val="4"/>
        <w:adjustRightInd w:val="0"/>
        <w:snapToGrid w:val="0"/>
        <w:spacing w:after="0" w:before="0" w:line="360" w:lineRule="auto"/>
        <w:ind w:firstLine="482" w:firstLineChars="200"/>
        <w:rPr>
          <w:rFonts w:ascii="宋体" w:hAnsi="宋体"/>
          <w:b w:val="0"/>
          <w:bCs w:val="0"/>
          <w:sz w:val="24"/>
          <w:szCs w:val="24"/>
          <w:highlight w:val="none"/>
        </w:rPr>
      </w:pPr>
      <w:bookmarkStart w:id="80" w:name="_Toc66089654"/>
      <w:bookmarkStart w:id="81" w:name="_Toc30552"/>
      <w:r>
        <w:rPr>
          <w:rFonts w:ascii="宋体" w:hAnsi="宋体" w:eastAsia="宋体" w:cs="宋体"/>
          <w:sz w:val="24"/>
          <w:szCs w:val="24"/>
          <w:highlight w:val="none"/>
        </w:rPr>
        <w:t>（九）中国政府采购网查询结果</w:t>
      </w:r>
      <w:bookmarkEnd w:id="80"/>
      <w:bookmarkEnd w:id="81"/>
    </w:p>
    <w:p w14:paraId="18AC2377">
      <w:pPr>
        <w:adjustRightInd w:val="0"/>
        <w:snapToGrid w:val="0"/>
        <w:spacing w:line="360" w:lineRule="auto"/>
        <w:ind w:firstLine="480" w:firstLineChars="200"/>
        <w:rPr>
          <w:rFonts w:ascii="宋体" w:hAnsi="宋体"/>
          <w:szCs w:val="24"/>
          <w:highlight w:val="none"/>
        </w:rPr>
      </w:pPr>
      <w:r>
        <w:rPr>
          <w:rFonts w:ascii="宋体" w:hAnsi="宋体" w:eastAsiaTheme="minorEastAsia" w:cstheme="minorBidi"/>
          <w:sz w:val="24"/>
          <w:szCs w:val="24"/>
          <w:highlight w:val="none"/>
        </w:rPr>
        <w:t>投标人提供本单位在中国政府采购网查询的至投标截止日前三年（成立时间不足三年的，自成立时间起）未被列入“政府采购严重违法失信行为记录名单”查询记录，</w:t>
      </w:r>
      <w:r>
        <w:rPr>
          <w:rFonts w:ascii="宋体" w:hAnsi="宋体" w:eastAsiaTheme="minorEastAsia" w:cstheme="minorBidi"/>
          <w:b/>
          <w:bCs/>
          <w:sz w:val="24"/>
          <w:szCs w:val="24"/>
          <w:highlight w:val="none"/>
        </w:rPr>
        <w:t>提供下载网站截图（截图上体现查询时点：招标公告发布之日至开标当日中任意一日）并加盖投标人盖公章。</w:t>
      </w:r>
    </w:p>
    <w:p w14:paraId="28F4ABA2">
      <w:pPr>
        <w:pStyle w:val="4"/>
        <w:adjustRightInd w:val="0"/>
        <w:snapToGrid w:val="0"/>
        <w:spacing w:after="0" w:before="0" w:line="360" w:lineRule="auto"/>
        <w:ind w:firstLine="482" w:firstLineChars="200"/>
        <w:rPr>
          <w:rFonts w:ascii="仿宋" w:hAnsi="Times New Roman"/>
          <w:sz w:val="24"/>
          <w:szCs w:val="24"/>
          <w:highlight w:val="none"/>
        </w:rPr>
      </w:pPr>
      <w:bookmarkStart w:id="82" w:name="_Toc12974"/>
      <w:bookmarkStart w:id="83" w:name="_Toc66089655"/>
      <w:r>
        <w:rPr>
          <w:rFonts w:ascii="宋体" w:hAnsi="宋体" w:eastAsia="宋体" w:cs="宋体"/>
          <w:sz w:val="24"/>
          <w:szCs w:val="24"/>
          <w:highlight w:val="none"/>
        </w:rPr>
        <w:t>（十）承诺书、函</w:t>
      </w:r>
      <w:bookmarkEnd w:id="82"/>
      <w:bookmarkEnd w:id="83"/>
    </w:p>
    <w:p w14:paraId="3469FEB6">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1、提供不存在联合体投标及项目执行过程中不转变主体责任承诺书；无围标、串标行为承诺书；近三年无因违约、不恰当履约等引起的仲裁和诉讼不良记录的承诺书（盖单位公章）。</w:t>
      </w:r>
    </w:p>
    <w:p w14:paraId="44131FAB">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2、提供企业无红塔辽宁烟草有限责任公司干部职工投资入股承诺书（盖单位公章）。</w:t>
      </w:r>
    </w:p>
    <w:p w14:paraId="0E767215">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3、关于行贿行为、黑名单行为等投标人禁入的专项承诺。（格式详见附件2）</w:t>
      </w:r>
    </w:p>
    <w:p w14:paraId="51E8927C">
      <w:pPr>
        <w:pStyle w:val="4"/>
        <w:adjustRightInd w:val="0"/>
        <w:snapToGrid w:val="0"/>
        <w:spacing w:after="0" w:before="0" w:line="360" w:lineRule="auto"/>
        <w:ind w:firstLine="482" w:firstLineChars="200"/>
        <w:rPr>
          <w:sz w:val="24"/>
          <w:szCs w:val="24"/>
          <w:highlight w:val="none"/>
        </w:rPr>
      </w:pPr>
      <w:bookmarkStart w:id="84" w:name="_Toc19211"/>
      <w:bookmarkStart w:id="85" w:name="_Toc23990"/>
      <w:r>
        <w:rPr>
          <w:rFonts w:ascii="宋体" w:hAnsi="宋体" w:eastAsia="宋体" w:cs="宋体"/>
          <w:sz w:val="24"/>
          <w:szCs w:val="24"/>
          <w:highlight w:val="none"/>
        </w:rPr>
        <w:t>（十一）</w:t>
      </w:r>
      <w:bookmarkEnd w:id="84"/>
      <w:bookmarkStart w:id="86" w:name="_Toc26479"/>
      <w:r>
        <w:rPr>
          <w:rFonts w:ascii="宋体" w:hAnsi="宋体" w:eastAsia="宋体" w:cs="宋体"/>
          <w:sz w:val="24"/>
          <w:szCs w:val="24"/>
          <w:highlight w:val="none"/>
        </w:rPr>
        <w:t>纳税、社保缴款凭据</w:t>
      </w:r>
      <w:bookmarkEnd w:id="85"/>
      <w:bookmarkEnd w:id="86"/>
    </w:p>
    <w:p w14:paraId="5548BDAE">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纳税：开标时间前六个月内任一个月的企业依法缴纳税收的缴款凭据复印件（注：依法免税的投标人，应提供相关证明材料，包括相关法规要求原文及加盖公章的情况说明）；社保：开标时间前六个月内任一个月的企业依法缴纳社会保障资金的缴款凭据复印件（注：依法不需要缴纳社会保障资金的投标人，应提供相关证明材料，包括相关法规要求原文及加盖公章的情况说明）。</w:t>
      </w:r>
    </w:p>
    <w:p w14:paraId="16F5EDAF">
      <w:pPr>
        <w:pStyle w:val="11"/>
        <w:numPr>
          <w:ilvl w:val="0"/>
          <w:numId w:val="0"/>
        </w:numPr>
        <w:tabs>
          <w:tab w:val="clear" w:pos="709"/>
        </w:tabs>
        <w:ind w:left="420" w:leftChars="200"/>
        <w:rPr>
          <w:highlight w:val="none"/>
        </w:rPr>
      </w:pPr>
    </w:p>
    <w:p w14:paraId="7D4DCD79">
      <w:pPr>
        <w:rPr>
          <w:rFonts w:ascii="宋体" w:hAnsi="宋体" w:cs="宋体"/>
          <w:b/>
          <w:bCs/>
          <w:sz w:val="24"/>
          <w:szCs w:val="24"/>
          <w:highlight w:val="none"/>
        </w:rPr>
      </w:pPr>
      <w:r>
        <w:rPr>
          <w:rFonts w:hint="eastAsia" w:ascii="宋体" w:hAnsi="宋体" w:cs="宋体" w:eastAsiaTheme="minorEastAsia"/>
          <w:b/>
          <w:bCs/>
          <w:sz w:val="24"/>
          <w:szCs w:val="24"/>
          <w:highlight w:val="none"/>
        </w:rPr>
        <w:br w:type="page"/>
      </w:r>
    </w:p>
    <w:p w14:paraId="3A35A505">
      <w:pPr>
        <w:adjustRightInd w:val="0"/>
        <w:snapToGrid w:val="0"/>
        <w:spacing w:line="360" w:lineRule="auto"/>
        <w:ind w:firstLine="482" w:firstLineChars="200"/>
        <w:rPr>
          <w:rFonts w:ascii="仿宋" w:hAnsi="Times New Roman"/>
          <w:szCs w:val="24"/>
          <w:highlight w:val="none"/>
        </w:rPr>
      </w:pPr>
      <w:r>
        <w:rPr>
          <w:rFonts w:ascii="宋体" w:hAnsi="宋体" w:cs="宋体" w:eastAsiaTheme="minorEastAsia"/>
          <w:b/>
          <w:bCs/>
          <w:sz w:val="24"/>
          <w:szCs w:val="24"/>
          <w:highlight w:val="none"/>
        </w:rPr>
        <w:t>附件1</w:t>
      </w:r>
    </w:p>
    <w:p w14:paraId="15E44413">
      <w:pPr>
        <w:adjustRightInd w:val="0"/>
        <w:snapToGrid w:val="0"/>
        <w:spacing w:line="360" w:lineRule="auto"/>
        <w:ind w:firstLine="482" w:firstLineChars="200"/>
        <w:jc w:val="center"/>
        <w:rPr>
          <w:rFonts w:ascii="仿宋" w:hAnsi="Times New Roman"/>
          <w:szCs w:val="24"/>
          <w:highlight w:val="none"/>
        </w:rPr>
      </w:pPr>
      <w:r>
        <w:rPr>
          <w:rFonts w:ascii="宋体" w:hAnsi="宋体" w:cs="宋体" w:eastAsiaTheme="majorEastAsia"/>
          <w:b/>
          <w:bCs/>
          <w:sz w:val="24"/>
          <w:szCs w:val="24"/>
          <w:highlight w:val="none"/>
        </w:rPr>
        <w:t>投标人关联单位说明</w:t>
      </w:r>
    </w:p>
    <w:p w14:paraId="0B48583A">
      <w:pPr>
        <w:adjustRightInd w:val="0"/>
        <w:snapToGrid w:val="0"/>
        <w:spacing w:line="360" w:lineRule="auto"/>
        <w:ind w:firstLine="476" w:firstLineChars="227" w:right="105" w:rightChars="50"/>
        <w:jc w:val="left"/>
        <w:rPr>
          <w:rFonts w:ascii="宋体" w:hAnsi="宋体" w:cs="宋体"/>
          <w:szCs w:val="21"/>
          <w:highlight w:val="none"/>
        </w:rPr>
      </w:pPr>
    </w:p>
    <w:p w14:paraId="25F4A206">
      <w:pPr>
        <w:adjustRightInd w:val="0"/>
        <w:snapToGrid w:val="0"/>
        <w:spacing w:line="360" w:lineRule="auto"/>
        <w:ind w:firstLine="544" w:firstLineChars="227" w:right="105" w:rightChars="50"/>
        <w:jc w:val="left"/>
        <w:rPr>
          <w:rFonts w:ascii="宋体" w:hAnsi="宋体" w:cs="宋体"/>
          <w:sz w:val="24"/>
          <w:szCs w:val="24"/>
          <w:highlight w:val="none"/>
        </w:rPr>
      </w:pPr>
      <w:r>
        <w:rPr>
          <w:rFonts w:ascii="宋体" w:hAnsi="宋体" w:cs="宋体" w:eastAsiaTheme="minorEastAsia"/>
          <w:sz w:val="24"/>
          <w:szCs w:val="24"/>
          <w:highlight w:val="none"/>
        </w:rPr>
        <w:t>说明：投标人应当如实披露与本单位存在下列关联关系的单位名称：</w:t>
      </w:r>
    </w:p>
    <w:p w14:paraId="39580F23">
      <w:pPr>
        <w:adjustRightInd w:val="0"/>
        <w:snapToGrid w:val="0"/>
        <w:spacing w:line="360" w:lineRule="auto"/>
        <w:ind w:firstLine="544" w:firstLineChars="227" w:right="105" w:rightChars="50"/>
        <w:jc w:val="left"/>
        <w:rPr>
          <w:rFonts w:ascii="宋体" w:hAnsi="宋体" w:cs="宋体"/>
          <w:sz w:val="24"/>
          <w:szCs w:val="24"/>
          <w:highlight w:val="none"/>
        </w:rPr>
      </w:pPr>
      <w:bookmarkStart w:id="87" w:name="_Toc31070_WPSOffice_Level2"/>
      <w:bookmarkStart w:id="88" w:name="_Toc2074_WPSOffice_Level2"/>
      <w:r>
        <w:rPr>
          <w:rFonts w:ascii="宋体" w:hAnsi="宋体" w:cs="宋体" w:eastAsiaTheme="minorEastAsia"/>
          <w:sz w:val="24"/>
          <w:szCs w:val="24"/>
          <w:highlight w:val="none"/>
        </w:rPr>
        <w:t>（1）与投标人单位法定代表人为同一人的其他单位；</w:t>
      </w:r>
      <w:bookmarkEnd w:id="87"/>
      <w:bookmarkEnd w:id="88"/>
    </w:p>
    <w:p w14:paraId="6A93DC8F">
      <w:pPr>
        <w:adjustRightInd w:val="0"/>
        <w:snapToGrid w:val="0"/>
        <w:spacing w:line="360" w:lineRule="auto"/>
        <w:ind w:firstLine="544" w:firstLineChars="227" w:right="105" w:rightChars="50"/>
        <w:jc w:val="left"/>
        <w:rPr>
          <w:rFonts w:ascii="宋体" w:hAnsi="宋体" w:cs="宋体"/>
          <w:sz w:val="24"/>
          <w:szCs w:val="24"/>
          <w:highlight w:val="none"/>
        </w:rPr>
      </w:pPr>
      <w:bookmarkStart w:id="89" w:name="_Toc27053_WPSOffice_Level2"/>
      <w:bookmarkStart w:id="90" w:name="_Toc889_WPSOffice_Level2"/>
      <w:r>
        <w:rPr>
          <w:rFonts w:ascii="宋体" w:hAnsi="宋体" w:cs="宋体" w:eastAsiaTheme="minorEastAsia"/>
          <w:sz w:val="24"/>
          <w:szCs w:val="24"/>
          <w:highlight w:val="none"/>
        </w:rPr>
        <w:t>（2）与投标人存在控股、管理关系的其他单位。</w:t>
      </w:r>
      <w:bookmarkEnd w:id="89"/>
      <w:bookmarkEnd w:id="90"/>
    </w:p>
    <w:p w14:paraId="64C11F37">
      <w:pPr>
        <w:adjustRightInd w:val="0"/>
        <w:snapToGrid w:val="0"/>
        <w:spacing w:line="360" w:lineRule="auto"/>
        <w:ind w:firstLine="544" w:firstLineChars="227" w:right="105" w:rightChars="50"/>
        <w:jc w:val="left"/>
        <w:rPr>
          <w:rFonts w:ascii="宋体" w:hAnsi="宋体" w:cs="宋体"/>
          <w:sz w:val="24"/>
          <w:szCs w:val="24"/>
          <w:highlight w:val="none"/>
        </w:rPr>
      </w:pPr>
    </w:p>
    <w:p w14:paraId="03FC4ECF">
      <w:pPr>
        <w:adjustRightInd w:val="0"/>
        <w:snapToGrid w:val="0"/>
        <w:spacing w:line="360" w:lineRule="auto"/>
        <w:ind w:firstLine="544" w:firstLineChars="227" w:right="105" w:rightChars="50"/>
        <w:jc w:val="left"/>
        <w:rPr>
          <w:rFonts w:ascii="宋体" w:hAnsi="宋体" w:cs="宋体"/>
          <w:sz w:val="24"/>
          <w:szCs w:val="24"/>
          <w:highlight w:val="none"/>
        </w:rPr>
      </w:pPr>
      <w:r>
        <w:rPr>
          <w:rFonts w:ascii="宋体" w:hAnsi="宋体" w:cs="宋体" w:eastAsiaTheme="minorEastAsia"/>
          <w:sz w:val="24"/>
          <w:szCs w:val="24"/>
          <w:highlight w:val="none"/>
        </w:rPr>
        <w:t>注：若无此情形，写“无”即可</w:t>
      </w:r>
    </w:p>
    <w:p w14:paraId="5C8219EF">
      <w:pPr>
        <w:spacing w:line="400" w:lineRule="exact"/>
        <w:ind w:firstLine="420" w:firstLineChars="200"/>
        <w:rPr>
          <w:rFonts w:ascii="仿宋" w:hAnsi="Times New Roman"/>
          <w:szCs w:val="24"/>
          <w:highlight w:val="none"/>
        </w:rPr>
      </w:pPr>
    </w:p>
    <w:p w14:paraId="44E2C8B6">
      <w:pPr>
        <w:spacing w:line="400" w:lineRule="exact"/>
        <w:ind w:firstLine="420" w:firstLineChars="200"/>
        <w:rPr>
          <w:rFonts w:ascii="仿宋" w:hAnsi="Times New Roman"/>
          <w:szCs w:val="24"/>
          <w:highlight w:val="none"/>
        </w:rPr>
      </w:pPr>
    </w:p>
    <w:p w14:paraId="7A49C09C">
      <w:pPr>
        <w:spacing w:line="400" w:lineRule="exact"/>
        <w:jc w:val="center"/>
        <w:rPr>
          <w:rFonts w:ascii="宋体" w:hAnsi="宋体"/>
          <w:b/>
          <w:bCs/>
          <w:sz w:val="30"/>
          <w:szCs w:val="30"/>
          <w:highlight w:val="none"/>
        </w:rPr>
      </w:pPr>
    </w:p>
    <w:p w14:paraId="0B6CCF44">
      <w:pPr>
        <w:spacing w:line="400" w:lineRule="exact"/>
        <w:jc w:val="center"/>
        <w:rPr>
          <w:rFonts w:ascii="宋体" w:hAnsi="宋体"/>
          <w:b/>
          <w:bCs/>
          <w:sz w:val="30"/>
          <w:szCs w:val="30"/>
          <w:highlight w:val="none"/>
        </w:rPr>
      </w:pPr>
    </w:p>
    <w:p w14:paraId="351F662B">
      <w:pPr>
        <w:adjustRightInd w:val="0"/>
        <w:snapToGrid w:val="0"/>
        <w:spacing w:line="360" w:lineRule="auto"/>
        <w:ind w:firstLine="4320" w:firstLineChars="1800"/>
        <w:rPr>
          <w:rFonts w:ascii="宋体" w:hAnsi="宋体"/>
          <w:sz w:val="24"/>
          <w:szCs w:val="24"/>
          <w:highlight w:val="none"/>
        </w:rPr>
      </w:pPr>
      <w:r>
        <w:rPr>
          <w:rFonts w:ascii="宋体" w:hAnsi="宋体" w:eastAsiaTheme="minorEastAsia" w:cstheme="minorBidi"/>
          <w:sz w:val="24"/>
          <w:szCs w:val="24"/>
          <w:highlight w:val="none"/>
        </w:rPr>
        <w:t>投标人（盖单位公章）：</w:t>
      </w:r>
    </w:p>
    <w:p w14:paraId="7F0A4C79">
      <w:pPr>
        <w:adjustRightInd w:val="0"/>
        <w:snapToGrid w:val="0"/>
        <w:spacing w:line="360" w:lineRule="auto"/>
        <w:ind w:firstLine="420" w:right="420"/>
        <w:jc w:val="center"/>
        <w:rPr>
          <w:rFonts w:ascii="宋体" w:hAnsi="宋体"/>
          <w:sz w:val="24"/>
          <w:szCs w:val="24"/>
          <w:highlight w:val="none"/>
        </w:rPr>
      </w:pPr>
      <w:r>
        <w:rPr>
          <w:rFonts w:ascii="宋体" w:hAnsi="宋体" w:eastAsiaTheme="minorEastAsia" w:cstheme="minorBidi"/>
          <w:sz w:val="24"/>
          <w:szCs w:val="24"/>
          <w:highlight w:val="none"/>
        </w:rPr>
        <w:t xml:space="preserve">           法定代表</w:t>
      </w:r>
      <w:r>
        <w:rPr>
          <w:rFonts w:ascii="宋体" w:hAnsi="宋体" w:eastAsiaTheme="minorEastAsia" w:cstheme="minorBidi"/>
          <w:sz w:val="24"/>
          <w:szCs w:val="24"/>
          <w:highlight w:val="none"/>
        </w:rPr>
        <w:t>人</w:t>
      </w:r>
      <w:r>
        <w:rPr>
          <w:rFonts w:ascii="宋体" w:hAnsi="宋体" w:eastAsiaTheme="minorEastAsia" w:cstheme="minorBidi"/>
          <w:sz w:val="24"/>
          <w:szCs w:val="24"/>
          <w:highlight w:val="none"/>
        </w:rPr>
        <w:t>或委托代理人：（签字或签章）</w:t>
      </w:r>
    </w:p>
    <w:p w14:paraId="58CCA632">
      <w:pPr>
        <w:ind w:firstLine="3840" w:firstLineChars="1600"/>
        <w:rPr>
          <w:rFonts w:ascii="宋体" w:hAnsi="宋体"/>
          <w:b/>
          <w:bCs/>
          <w:sz w:val="30"/>
          <w:szCs w:val="30"/>
          <w:highlight w:val="none"/>
        </w:rPr>
      </w:pP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年</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月</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日</w:t>
      </w:r>
    </w:p>
    <w:p w14:paraId="71FA5071">
      <w:pPr>
        <w:rPr>
          <w:rFonts w:ascii="宋体" w:hAnsi="宋体" w:cs="宋体"/>
          <w:b/>
          <w:bCs/>
          <w:sz w:val="24"/>
          <w:szCs w:val="24"/>
          <w:highlight w:val="none"/>
        </w:rPr>
      </w:pPr>
      <w:r>
        <w:rPr>
          <w:rFonts w:hint="eastAsia" w:ascii="宋体" w:hAnsi="宋体" w:cs="宋体" w:eastAsiaTheme="minorEastAsia"/>
          <w:b/>
          <w:bCs/>
          <w:sz w:val="24"/>
          <w:szCs w:val="24"/>
          <w:highlight w:val="none"/>
        </w:rPr>
        <w:br w:type="page"/>
      </w:r>
    </w:p>
    <w:p w14:paraId="353C44B9">
      <w:pPr>
        <w:adjustRightInd w:val="0"/>
        <w:snapToGrid w:val="0"/>
        <w:spacing w:line="360" w:lineRule="auto"/>
        <w:ind w:firstLine="482" w:firstLineChars="200"/>
        <w:rPr>
          <w:rFonts w:ascii="仿宋" w:hAnsi="Times New Roman"/>
          <w:szCs w:val="24"/>
          <w:highlight w:val="none"/>
        </w:rPr>
      </w:pPr>
      <w:r>
        <w:rPr>
          <w:rFonts w:ascii="宋体" w:hAnsi="宋体" w:cs="宋体" w:eastAsiaTheme="minorEastAsia"/>
          <w:b/>
          <w:bCs/>
          <w:sz w:val="24"/>
          <w:szCs w:val="24"/>
          <w:highlight w:val="none"/>
        </w:rPr>
        <w:t>附件2</w:t>
      </w:r>
    </w:p>
    <w:p w14:paraId="287502F0">
      <w:pPr>
        <w:snapToGrid w:val="0"/>
        <w:spacing w:line="360" w:lineRule="auto"/>
        <w:jc w:val="center"/>
        <w:rPr>
          <w:rFonts w:ascii="宋体" w:hAnsi="宋体"/>
          <w:b/>
          <w:bCs/>
          <w:sz w:val="30"/>
          <w:szCs w:val="30"/>
          <w:highlight w:val="none"/>
        </w:rPr>
      </w:pPr>
    </w:p>
    <w:p w14:paraId="4CF36BD7">
      <w:pPr>
        <w:snapToGrid w:val="0"/>
        <w:spacing w:line="360" w:lineRule="auto"/>
        <w:jc w:val="center"/>
        <w:rPr>
          <w:rFonts w:ascii="宋体" w:hAnsi="宋体"/>
          <w:b/>
          <w:bCs/>
          <w:sz w:val="30"/>
          <w:szCs w:val="30"/>
          <w:highlight w:val="none"/>
        </w:rPr>
      </w:pPr>
      <w:r>
        <w:rPr>
          <w:rFonts w:ascii="宋体" w:hAnsi="宋体" w:eastAsiaTheme="minorEastAsia" w:cstheme="minorBidi"/>
          <w:b/>
          <w:bCs/>
          <w:sz w:val="30"/>
          <w:szCs w:val="30"/>
          <w:highlight w:val="none"/>
        </w:rPr>
        <w:t>关于行贿行为、黑名单行为等投标人禁入的专项承诺函</w:t>
      </w:r>
    </w:p>
    <w:p w14:paraId="1EF7A1CF">
      <w:pPr>
        <w:snapToGrid w:val="0"/>
        <w:spacing w:line="360" w:lineRule="auto"/>
        <w:rPr>
          <w:rFonts w:ascii="宋体" w:hAnsi="宋体" w:cs="宋体"/>
          <w:sz w:val="24"/>
          <w:szCs w:val="24"/>
          <w:highlight w:val="none"/>
        </w:rPr>
      </w:pPr>
      <w:r>
        <w:rPr>
          <w:rFonts w:ascii="宋体" w:hAnsi="宋体" w:cs="宋体" w:eastAsiaTheme="minorEastAsia"/>
          <w:sz w:val="24"/>
          <w:szCs w:val="24"/>
          <w:highlight w:val="none"/>
        </w:rPr>
        <w:t>致：（招标人名称）</w:t>
      </w:r>
    </w:p>
    <w:p w14:paraId="39FB9490">
      <w:pPr>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我单位已充分理解并完全接受招标人在本招标文件中所规定的列入招标人行贿供应商名单的情形和处理措施。在此基础上，我方郑重承诺：</w:t>
      </w:r>
    </w:p>
    <w:p w14:paraId="1C06B754">
      <w:pPr>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1、在参与本招标项目前及过程中，我单位及法定代表人/主要负责人无行贿行为，且不存在因行贿而通过“换马甲”、“换壳”新注册成立其他企业来参与本次招标活动的情形。如有违反，我单位投标无效，若我单位中标，则中标结果无效。同时，我单位自愿赔偿给招标人带来的经济损失，且无条件承担由此带来的一切后果和责任。</w:t>
      </w:r>
    </w:p>
    <w:p w14:paraId="4971232A">
      <w:pPr>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2、我单位在参与招标活动的全过程中，不向招标人、评标委员会及招标代理机构的任何相关人行贿，不会发生本招标文件中所规定的列入招标人行贿供应商名单的各类情形。如有违反，我单位完全同意被纳入到招标人行贿供应商名单中，并自愿接受招标人的任何处罚措施。我单位有义务配合招标人开展的任何形式的廉政约谈或警示教育。</w:t>
      </w:r>
    </w:p>
    <w:p w14:paraId="70233934">
      <w:pPr>
        <w:snapToGrid w:val="0"/>
        <w:spacing w:line="360" w:lineRule="auto"/>
        <w:rPr>
          <w:rFonts w:ascii="宋体" w:hAnsi="宋体" w:cs="宋体"/>
          <w:sz w:val="24"/>
          <w:szCs w:val="24"/>
          <w:highlight w:val="none"/>
        </w:rPr>
      </w:pPr>
    </w:p>
    <w:p w14:paraId="6383F6A4">
      <w:pPr>
        <w:adjustRightInd w:val="0"/>
        <w:snapToGrid w:val="0"/>
        <w:spacing w:line="360" w:lineRule="auto"/>
        <w:rPr>
          <w:rFonts w:ascii="宋体" w:hAnsi="宋体" w:cs="宋体"/>
          <w:sz w:val="24"/>
          <w:szCs w:val="24"/>
          <w:highlight w:val="none"/>
          <w:u w:val="single"/>
        </w:rPr>
      </w:pPr>
      <w:r>
        <w:rPr>
          <w:rFonts w:ascii="宋体" w:hAnsi="宋体" w:cs="宋体" w:eastAsiaTheme="minorEastAsia"/>
          <w:sz w:val="24"/>
          <w:szCs w:val="24"/>
          <w:highlight w:val="none"/>
        </w:rPr>
        <w:t>投标人（盖单位公章）：</w:t>
      </w:r>
    </w:p>
    <w:p w14:paraId="4DED4251">
      <w:pPr>
        <w:adjustRightInd w:val="0"/>
        <w:snapToGrid w:val="0"/>
        <w:spacing w:line="360" w:lineRule="auto"/>
        <w:rPr>
          <w:rFonts w:ascii="宋体" w:hAnsi="宋体" w:cs="宋体"/>
          <w:sz w:val="24"/>
          <w:szCs w:val="24"/>
          <w:highlight w:val="none"/>
        </w:rPr>
      </w:pPr>
      <w:r>
        <w:rPr>
          <w:rFonts w:ascii="宋体" w:hAnsi="宋体" w:cs="宋体" w:eastAsiaTheme="minorEastAsia"/>
          <w:sz w:val="24"/>
          <w:szCs w:val="24"/>
          <w:highlight w:val="none"/>
        </w:rPr>
        <w:t>法定代表人或委托代理人：（签字或签章）</w:t>
      </w:r>
    </w:p>
    <w:p w14:paraId="7F89E98A">
      <w:pPr>
        <w:spacing w:line="400" w:lineRule="exact"/>
        <w:rPr>
          <w:rFonts w:ascii="宋体" w:hAnsi="宋体" w:cs="宋体"/>
          <w:sz w:val="24"/>
          <w:szCs w:val="24"/>
          <w:highlight w:val="none"/>
        </w:rPr>
      </w:pPr>
      <w:r>
        <w:rPr>
          <w:rFonts w:ascii="宋体" w:hAnsi="宋体" w:cs="宋体" w:eastAsiaTheme="minorEastAsia"/>
          <w:sz w:val="24"/>
          <w:szCs w:val="24"/>
          <w:highlight w:val="none"/>
        </w:rPr>
        <w:t>时间：</w:t>
      </w:r>
      <w:r>
        <w:rPr>
          <w:rFonts w:ascii="宋体" w:hAnsi="宋体" w:cs="宋体" w:eastAsiaTheme="minorEastAsia"/>
          <w:sz w:val="24"/>
          <w:szCs w:val="24"/>
          <w:highlight w:val="none"/>
          <w:u w:val="single"/>
        </w:rPr>
        <w:t xml:space="preserve">    </w:t>
      </w:r>
      <w:r>
        <w:rPr>
          <w:rFonts w:ascii="宋体" w:hAnsi="宋体" w:cs="宋体" w:eastAsiaTheme="minorEastAsia"/>
          <w:sz w:val="24"/>
          <w:szCs w:val="24"/>
          <w:highlight w:val="none"/>
        </w:rPr>
        <w:t>年</w:t>
      </w:r>
      <w:r>
        <w:rPr>
          <w:rFonts w:ascii="宋体" w:hAnsi="宋体" w:cs="宋体" w:eastAsiaTheme="minorEastAsia"/>
          <w:sz w:val="24"/>
          <w:szCs w:val="24"/>
          <w:highlight w:val="none"/>
          <w:u w:val="single"/>
        </w:rPr>
        <w:t xml:space="preserve">    </w:t>
      </w:r>
      <w:r>
        <w:rPr>
          <w:rFonts w:ascii="宋体" w:hAnsi="宋体" w:cs="宋体" w:eastAsiaTheme="minorEastAsia"/>
          <w:sz w:val="24"/>
          <w:szCs w:val="24"/>
          <w:highlight w:val="none"/>
        </w:rPr>
        <w:t>月</w:t>
      </w:r>
      <w:r>
        <w:rPr>
          <w:rFonts w:ascii="宋体" w:hAnsi="宋体" w:cs="宋体" w:eastAsiaTheme="minorEastAsia"/>
          <w:sz w:val="24"/>
          <w:szCs w:val="24"/>
          <w:highlight w:val="none"/>
          <w:u w:val="single"/>
        </w:rPr>
        <w:t xml:space="preserve">    </w:t>
      </w:r>
      <w:r>
        <w:rPr>
          <w:rFonts w:ascii="宋体" w:hAnsi="宋体" w:cs="宋体" w:eastAsiaTheme="minorEastAsia"/>
          <w:sz w:val="24"/>
          <w:szCs w:val="24"/>
          <w:highlight w:val="none"/>
        </w:rPr>
        <w:t>日</w:t>
      </w:r>
    </w:p>
    <w:p w14:paraId="2F42FB8C">
      <w:pPr>
        <w:spacing w:line="400" w:lineRule="exact"/>
        <w:rPr>
          <w:rFonts w:asciiTheme="minorHAnsi" w:hAnsiTheme="minorHAnsi" w:eastAsiaTheme="minorEastAsia" w:cstheme="minorBidi"/>
          <w:szCs w:val="24"/>
          <w:highlight w:val="none"/>
        </w:rPr>
      </w:pPr>
    </w:p>
    <w:p w14:paraId="7143FE48">
      <w:pPr>
        <w:spacing w:line="400" w:lineRule="exact"/>
        <w:rPr>
          <w:rFonts w:asciiTheme="minorHAnsi" w:hAnsiTheme="minorHAnsi" w:eastAsiaTheme="minorEastAsia" w:cstheme="minorBidi"/>
          <w:szCs w:val="24"/>
          <w:highlight w:val="none"/>
        </w:rPr>
      </w:pPr>
    </w:p>
    <w:p w14:paraId="4160CC11">
      <w:pPr>
        <w:spacing w:line="400" w:lineRule="exact"/>
        <w:rPr>
          <w:rFonts w:asciiTheme="minorHAnsi" w:hAnsiTheme="minorHAnsi" w:eastAsiaTheme="minorEastAsia" w:cstheme="minorBidi"/>
          <w:szCs w:val="24"/>
          <w:highlight w:val="none"/>
        </w:rPr>
      </w:pPr>
    </w:p>
    <w:p w14:paraId="58929AED">
      <w:pPr>
        <w:spacing w:line="400" w:lineRule="exact"/>
        <w:rPr>
          <w:rFonts w:asciiTheme="minorHAnsi" w:hAnsiTheme="minorHAnsi" w:eastAsiaTheme="minorEastAsia" w:cstheme="minorBidi"/>
          <w:szCs w:val="24"/>
          <w:highlight w:val="none"/>
        </w:rPr>
      </w:pPr>
    </w:p>
    <w:p w14:paraId="573C1EDA">
      <w:pPr>
        <w:spacing w:line="400" w:lineRule="exact"/>
        <w:rPr>
          <w:rFonts w:asciiTheme="minorHAnsi" w:hAnsiTheme="minorHAnsi" w:eastAsiaTheme="minorEastAsia" w:cstheme="minorBidi"/>
          <w:szCs w:val="24"/>
          <w:highlight w:val="none"/>
        </w:rPr>
      </w:pPr>
    </w:p>
    <w:p w14:paraId="4F15C6AE">
      <w:pPr>
        <w:spacing w:line="400" w:lineRule="exact"/>
        <w:rPr>
          <w:rFonts w:asciiTheme="minorHAnsi" w:hAnsiTheme="minorHAnsi" w:eastAsiaTheme="minorEastAsia" w:cstheme="minorBidi"/>
          <w:szCs w:val="24"/>
          <w:highlight w:val="none"/>
        </w:rPr>
      </w:pPr>
    </w:p>
    <w:p w14:paraId="01B24714">
      <w:pPr>
        <w:spacing w:line="400" w:lineRule="exact"/>
        <w:rPr>
          <w:rFonts w:asciiTheme="minorHAnsi" w:hAnsiTheme="minorHAnsi" w:eastAsiaTheme="minorEastAsia" w:cstheme="minorBidi"/>
          <w:szCs w:val="24"/>
          <w:highlight w:val="none"/>
        </w:rPr>
      </w:pPr>
    </w:p>
    <w:p w14:paraId="4038A662">
      <w:pPr>
        <w:spacing w:line="400" w:lineRule="exact"/>
        <w:rPr>
          <w:rFonts w:asciiTheme="minorHAnsi" w:hAnsiTheme="minorHAnsi" w:eastAsiaTheme="minorEastAsia" w:cstheme="minorBidi"/>
          <w:szCs w:val="24"/>
          <w:highlight w:val="none"/>
        </w:rPr>
      </w:pPr>
    </w:p>
    <w:p w14:paraId="06A070D9">
      <w:pPr>
        <w:spacing w:line="400" w:lineRule="exact"/>
        <w:rPr>
          <w:rFonts w:asciiTheme="minorHAnsi" w:hAnsiTheme="minorHAnsi" w:eastAsiaTheme="minorEastAsia" w:cstheme="minorBidi"/>
          <w:szCs w:val="24"/>
          <w:highlight w:val="none"/>
        </w:rPr>
      </w:pPr>
    </w:p>
    <w:p w14:paraId="78B228D1">
      <w:pPr>
        <w:spacing w:line="400" w:lineRule="exact"/>
        <w:rPr>
          <w:rFonts w:asciiTheme="minorHAnsi" w:hAnsiTheme="minorHAnsi" w:eastAsiaTheme="minorEastAsia" w:cstheme="minorBidi"/>
          <w:szCs w:val="24"/>
          <w:highlight w:val="none"/>
        </w:rPr>
      </w:pPr>
    </w:p>
    <w:p w14:paraId="1185E281">
      <w:pPr>
        <w:spacing w:line="400" w:lineRule="exact"/>
        <w:rPr>
          <w:rFonts w:asciiTheme="minorHAnsi" w:hAnsiTheme="minorHAnsi" w:eastAsiaTheme="minorEastAsia" w:cstheme="minorBidi"/>
          <w:szCs w:val="24"/>
          <w:highlight w:val="none"/>
        </w:rPr>
      </w:pPr>
    </w:p>
    <w:p w14:paraId="65DE841B">
      <w:pPr>
        <w:spacing w:line="400" w:lineRule="exact"/>
        <w:rPr>
          <w:rFonts w:asciiTheme="minorHAnsi" w:hAnsiTheme="minorHAnsi" w:eastAsiaTheme="minorEastAsia" w:cstheme="minorBidi"/>
          <w:szCs w:val="24"/>
          <w:highlight w:val="none"/>
        </w:rPr>
      </w:pPr>
    </w:p>
    <w:p w14:paraId="1E767816">
      <w:pPr>
        <w:spacing w:line="400" w:lineRule="exact"/>
        <w:rPr>
          <w:rFonts w:asciiTheme="minorHAnsi" w:hAnsiTheme="minorHAnsi" w:eastAsiaTheme="minorEastAsia" w:cstheme="minorBidi"/>
          <w:szCs w:val="24"/>
          <w:highlight w:val="none"/>
        </w:rPr>
      </w:pPr>
    </w:p>
    <w:p w14:paraId="4D06EF4E">
      <w:pPr>
        <w:spacing w:line="400" w:lineRule="exact"/>
        <w:rPr>
          <w:rFonts w:asciiTheme="minorHAnsi" w:hAnsiTheme="minorHAnsi" w:eastAsiaTheme="minorEastAsia" w:cstheme="minorBidi"/>
          <w:szCs w:val="24"/>
          <w:highlight w:val="none"/>
        </w:rPr>
      </w:pPr>
    </w:p>
    <w:p w14:paraId="1B2F5EE7">
      <w:pPr>
        <w:pStyle w:val="6"/>
        <w:spacing w:line="400" w:lineRule="exact"/>
        <w:rPr>
          <w:b/>
          <w:bCs/>
          <w:sz w:val="24"/>
          <w:szCs w:val="24"/>
          <w:highlight w:val="none"/>
        </w:rPr>
      </w:pPr>
      <w:bookmarkStart w:id="91" w:name="_Toc65763819"/>
      <w:bookmarkStart w:id="92" w:name="_Toc40875896"/>
      <w:r>
        <w:rPr>
          <w:rFonts w:hint="eastAsia" w:ascii="宋体" w:hAnsi="Courier New" w:eastAsia="宋体" w:cs="Courier New"/>
          <w:b/>
          <w:sz w:val="24"/>
          <w:szCs w:val="24"/>
          <w:highlight w:val="none"/>
        </w:rPr>
        <w:t>附件</w:t>
      </w:r>
      <w:bookmarkEnd w:id="91"/>
      <w:bookmarkEnd w:id="92"/>
      <w:r>
        <w:rPr>
          <w:rFonts w:ascii="宋体" w:hAnsi="宋体" w:eastAsia="宋体" w:cs="宋体"/>
          <w:b/>
          <w:sz w:val="24"/>
          <w:szCs w:val="24"/>
          <w:highlight w:val="none"/>
        </w:rPr>
        <w:t>3</w:t>
      </w:r>
    </w:p>
    <w:p w14:paraId="597859A8">
      <w:pPr>
        <w:pStyle w:val="6"/>
        <w:spacing w:line="400" w:lineRule="exact"/>
        <w:jc w:val="center"/>
        <w:rPr>
          <w:b/>
          <w:sz w:val="24"/>
          <w:szCs w:val="24"/>
          <w:highlight w:val="none"/>
        </w:rPr>
      </w:pPr>
      <w:bookmarkStart w:id="93" w:name="_Toc40875897"/>
      <w:r>
        <w:rPr>
          <w:rFonts w:hint="eastAsia" w:ascii="宋体" w:hAnsi="Courier New" w:eastAsia="宋体" w:cs="Courier New"/>
          <w:b/>
          <w:sz w:val="24"/>
          <w:szCs w:val="24"/>
          <w:highlight w:val="none"/>
        </w:rPr>
        <w:t>拟投入本项目的项目小组主要人员表</w:t>
      </w:r>
      <w:bookmarkEnd w:id="93"/>
    </w:p>
    <w:tbl>
      <w:tblPr>
        <w:tblStyle w:val="9"/>
        <w:tblW w:w="94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9"/>
        <w:gridCol w:w="1352"/>
        <w:gridCol w:w="1291"/>
        <w:gridCol w:w="1667"/>
        <w:gridCol w:w="1113"/>
        <w:gridCol w:w="976"/>
        <w:gridCol w:w="2048"/>
      </w:tblGrid>
      <w:tr w14:paraId="6FAFA501">
        <w:trPr>
          <w:hidden w:val="0"/>
          <w:trHeight w:val="517"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21" w:type="dxa"/>
            <w:gridSpan w:val="2"/>
            <w:tcBorders>
              <w:top w:val="single" w:color="auto" w:sz="4" w:space="0"/>
              <w:left w:val="single" w:color="auto" w:sz="4" w:space="0"/>
              <w:bottom w:val="single" w:color="auto" w:sz="4" w:space="0"/>
              <w:right w:val="single" w:color="auto" w:sz="4" w:space="0"/>
            </w:tcBorders>
            <w:vAlign w:val="center"/>
          </w:tcPr>
          <w:p w14:paraId="19309737">
            <w:pPr>
              <w:spacing w:line="400" w:lineRule="exact"/>
              <w:jc w:val="center"/>
              <w:rPr>
                <w:rFonts w:asciiTheme="minorEastAsia" w:hAnsiTheme="minorEastAsia" w:eastAsiaTheme="minorEastAsia"/>
                <w:szCs w:val="21"/>
                <w:highlight w:val="none"/>
              </w:rPr>
            </w:pPr>
            <w:bookmarkStart w:id="94" w:name="_Toc40875898"/>
            <w:r>
              <w:rPr>
                <w:rFonts w:hint="eastAsia" w:asciiTheme="minorEastAsia" w:hAnsiTheme="minorEastAsia" w:eastAsiaTheme="minorEastAsia" w:cstheme="minorBidi"/>
                <w:szCs w:val="21"/>
                <w:highlight w:val="none"/>
              </w:rPr>
              <w:t>名称</w:t>
            </w:r>
            <w:bookmarkEnd w:id="94"/>
          </w:p>
        </w:tc>
        <w:tc>
          <w:tcPr>
            <w:tcW w:w="1291" w:type="dxa"/>
            <w:tcBorders>
              <w:top w:val="single" w:color="auto" w:sz="4" w:space="0"/>
              <w:left w:val="single" w:color="auto" w:sz="4" w:space="0"/>
              <w:bottom w:val="single" w:color="auto" w:sz="4" w:space="0"/>
              <w:right w:val="single" w:color="auto" w:sz="4" w:space="0"/>
            </w:tcBorders>
            <w:vAlign w:val="center"/>
          </w:tcPr>
          <w:p w14:paraId="70AD5ED5">
            <w:pPr>
              <w:spacing w:line="400" w:lineRule="exact"/>
              <w:jc w:val="center"/>
              <w:rPr>
                <w:rFonts w:asciiTheme="minorEastAsia" w:hAnsiTheme="minorEastAsia" w:eastAsiaTheme="minorEastAsia"/>
                <w:szCs w:val="21"/>
                <w:highlight w:val="none"/>
              </w:rPr>
            </w:pPr>
            <w:bookmarkStart w:id="95" w:name="_Toc40875899"/>
            <w:bookmarkStart w:id="96" w:name="_Toc65763820"/>
            <w:r>
              <w:rPr>
                <w:rFonts w:hint="eastAsia" w:asciiTheme="minorEastAsia" w:hAnsiTheme="minorEastAsia" w:eastAsiaTheme="minorEastAsia" w:cstheme="minorBidi"/>
                <w:szCs w:val="21"/>
                <w:highlight w:val="none"/>
              </w:rPr>
              <w:t>姓名</w:t>
            </w:r>
            <w:bookmarkEnd w:id="95"/>
            <w:bookmarkEnd w:id="96"/>
          </w:p>
        </w:tc>
        <w:tc>
          <w:tcPr>
            <w:tcW w:w="1667" w:type="dxa"/>
            <w:tcBorders>
              <w:top w:val="single" w:color="auto" w:sz="4" w:space="0"/>
              <w:left w:val="single" w:color="auto" w:sz="4" w:space="0"/>
              <w:bottom w:val="single" w:color="auto" w:sz="4" w:space="0"/>
              <w:right w:val="single" w:color="auto" w:sz="4" w:space="0"/>
            </w:tcBorders>
            <w:vAlign w:val="center"/>
          </w:tcPr>
          <w:p w14:paraId="7A85115A">
            <w:pPr>
              <w:spacing w:line="400" w:lineRule="exact"/>
              <w:jc w:val="center"/>
              <w:rPr>
                <w:rFonts w:asciiTheme="minorEastAsia" w:hAnsiTheme="minorEastAsia" w:eastAsiaTheme="minorEastAsia"/>
                <w:szCs w:val="21"/>
                <w:highlight w:val="none"/>
              </w:rPr>
            </w:pPr>
            <w:r>
              <w:rPr>
                <w:rFonts w:hint="eastAsia" w:asciiTheme="minorEastAsia" w:hAnsiTheme="minorEastAsia" w:eastAsiaTheme="minorEastAsia" w:cstheme="minorBidi"/>
                <w:szCs w:val="21"/>
                <w:highlight w:val="none"/>
              </w:rPr>
              <w:t>身份证号码</w:t>
            </w:r>
          </w:p>
        </w:tc>
        <w:tc>
          <w:tcPr>
            <w:tcW w:w="1113" w:type="dxa"/>
            <w:tcBorders>
              <w:top w:val="single" w:color="auto" w:sz="4" w:space="0"/>
              <w:left w:val="single" w:color="auto" w:sz="4" w:space="0"/>
              <w:bottom w:val="single" w:color="auto" w:sz="4" w:space="0"/>
              <w:right w:val="single" w:color="auto" w:sz="4" w:space="0"/>
            </w:tcBorders>
            <w:vAlign w:val="center"/>
          </w:tcPr>
          <w:p w14:paraId="40558F56">
            <w:pPr>
              <w:spacing w:line="400" w:lineRule="exact"/>
              <w:jc w:val="center"/>
              <w:rPr>
                <w:rFonts w:asciiTheme="minorEastAsia" w:hAnsiTheme="minorEastAsia" w:eastAsiaTheme="minorEastAsia"/>
                <w:szCs w:val="21"/>
                <w:highlight w:val="none"/>
              </w:rPr>
            </w:pPr>
            <w:bookmarkStart w:id="97" w:name="_Toc40875902"/>
            <w:bookmarkStart w:id="98" w:name="_Toc65763823"/>
            <w:r>
              <w:rPr>
                <w:rFonts w:hint="eastAsia" w:asciiTheme="minorEastAsia" w:hAnsiTheme="minorEastAsia" w:eastAsiaTheme="minorEastAsia" w:cstheme="minorBidi"/>
                <w:szCs w:val="21"/>
                <w:highlight w:val="none"/>
              </w:rPr>
              <w:t>职务</w:t>
            </w:r>
            <w:bookmarkEnd w:id="97"/>
            <w:bookmarkEnd w:id="98"/>
          </w:p>
        </w:tc>
        <w:tc>
          <w:tcPr>
            <w:tcW w:w="976" w:type="dxa"/>
            <w:tcBorders>
              <w:top w:val="single" w:color="auto" w:sz="4" w:space="0"/>
              <w:left w:val="single" w:color="auto" w:sz="4" w:space="0"/>
              <w:bottom w:val="single" w:color="auto" w:sz="4" w:space="0"/>
              <w:right w:val="single" w:color="auto" w:sz="4" w:space="0"/>
            </w:tcBorders>
            <w:vAlign w:val="center"/>
          </w:tcPr>
          <w:p w14:paraId="5037829C">
            <w:pPr>
              <w:spacing w:line="400" w:lineRule="exact"/>
              <w:jc w:val="center"/>
              <w:rPr>
                <w:rFonts w:asciiTheme="minorEastAsia" w:hAnsiTheme="minorEastAsia" w:eastAsiaTheme="minorEastAsia"/>
                <w:szCs w:val="21"/>
                <w:highlight w:val="none"/>
              </w:rPr>
            </w:pPr>
            <w:bookmarkStart w:id="99" w:name="_Toc65763824"/>
            <w:bookmarkStart w:id="100" w:name="_Toc40875903"/>
            <w:r>
              <w:rPr>
                <w:rFonts w:hint="eastAsia" w:asciiTheme="minorEastAsia" w:hAnsiTheme="minorEastAsia" w:eastAsiaTheme="minorEastAsia" w:cstheme="minorBidi"/>
                <w:szCs w:val="21"/>
                <w:highlight w:val="none"/>
              </w:rPr>
              <w:t>职称</w:t>
            </w:r>
            <w:bookmarkEnd w:id="99"/>
            <w:bookmarkEnd w:id="100"/>
          </w:p>
        </w:tc>
        <w:tc>
          <w:tcPr>
            <w:tcW w:w="2048" w:type="dxa"/>
            <w:tcBorders>
              <w:top w:val="single" w:color="auto" w:sz="4" w:space="0"/>
              <w:left w:val="single" w:color="auto" w:sz="4" w:space="0"/>
              <w:bottom w:val="single" w:color="auto" w:sz="4" w:space="0"/>
              <w:right w:val="single" w:color="auto" w:sz="4" w:space="0"/>
            </w:tcBorders>
            <w:vAlign w:val="center"/>
          </w:tcPr>
          <w:p w14:paraId="773B8C8E">
            <w:pPr>
              <w:spacing w:line="400" w:lineRule="exact"/>
              <w:jc w:val="center"/>
              <w:rPr>
                <w:rFonts w:asciiTheme="minorEastAsia" w:hAnsiTheme="minorEastAsia" w:eastAsiaTheme="minorEastAsia"/>
                <w:szCs w:val="21"/>
                <w:highlight w:val="none"/>
              </w:rPr>
            </w:pPr>
            <w:bookmarkStart w:id="101" w:name="_Toc40875904"/>
            <w:bookmarkStart w:id="102" w:name="_Toc65763825"/>
            <w:r>
              <w:rPr>
                <w:rFonts w:hint="eastAsia" w:asciiTheme="minorEastAsia" w:hAnsiTheme="minorEastAsia" w:eastAsiaTheme="minorEastAsia" w:cstheme="minorBidi"/>
                <w:szCs w:val="21"/>
                <w:highlight w:val="none"/>
              </w:rPr>
              <w:t>相关技术/资格证书</w:t>
            </w:r>
            <w:bookmarkEnd w:id="101"/>
            <w:bookmarkEnd w:id="102"/>
          </w:p>
        </w:tc>
      </w:tr>
      <w:tr w14:paraId="0380975F">
        <w:trPr>
          <w:hidden w:val="0"/>
          <w:trHeight w:val="53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restart"/>
            <w:tcBorders>
              <w:top w:val="single" w:color="auto" w:sz="4" w:space="0"/>
              <w:left w:val="single" w:color="auto" w:sz="4" w:space="0"/>
              <w:right w:val="single" w:color="auto" w:sz="4" w:space="0"/>
            </w:tcBorders>
            <w:vAlign w:val="center"/>
          </w:tcPr>
          <w:p w14:paraId="1F03D94D">
            <w:pPr>
              <w:spacing w:line="400" w:lineRule="exact"/>
              <w:jc w:val="center"/>
              <w:rPr>
                <w:rFonts w:asciiTheme="minorEastAsia" w:hAnsiTheme="minorEastAsia" w:eastAsiaTheme="minorEastAsia"/>
                <w:szCs w:val="21"/>
                <w:highlight w:val="none"/>
              </w:rPr>
            </w:pPr>
            <w:bookmarkStart w:id="103" w:name="_Toc40875905"/>
            <w:r>
              <w:rPr>
                <w:rFonts w:hint="eastAsia" w:asciiTheme="minorEastAsia" w:hAnsiTheme="minorEastAsia" w:eastAsiaTheme="minorEastAsia" w:cstheme="minorBidi"/>
                <w:szCs w:val="21"/>
                <w:highlight w:val="none"/>
              </w:rPr>
              <w:t>各专业主要人员</w:t>
            </w:r>
            <w:bookmarkEnd w:id="103"/>
          </w:p>
        </w:tc>
        <w:tc>
          <w:tcPr>
            <w:tcW w:w="1352" w:type="dxa"/>
            <w:tcBorders>
              <w:top w:val="single" w:color="auto" w:sz="4" w:space="0"/>
              <w:left w:val="single" w:color="auto" w:sz="4" w:space="0"/>
              <w:bottom w:val="single" w:color="auto" w:sz="4" w:space="0"/>
              <w:right w:val="single" w:color="auto" w:sz="4" w:space="0"/>
            </w:tcBorders>
            <w:vAlign w:val="center"/>
          </w:tcPr>
          <w:p w14:paraId="6696DE35">
            <w:pPr>
              <w:spacing w:line="400" w:lineRule="exact"/>
              <w:jc w:val="center"/>
              <w:rPr>
                <w:rFonts w:asciiTheme="minorEastAsia" w:hAnsiTheme="minorEastAsia" w:eastAsiaTheme="minorEastAsia"/>
                <w:szCs w:val="21"/>
                <w:highlight w:val="none"/>
              </w:rPr>
            </w:pPr>
            <w:bookmarkStart w:id="104" w:name="_Toc40875906"/>
            <w:bookmarkStart w:id="105" w:name="_Toc65763826"/>
            <w:r>
              <w:rPr>
                <w:rFonts w:hint="eastAsia" w:asciiTheme="minorEastAsia" w:hAnsiTheme="minorEastAsia" w:eastAsiaTheme="minorEastAsia" w:cstheme="minorBidi"/>
                <w:szCs w:val="21"/>
                <w:highlight w:val="none"/>
              </w:rPr>
              <w:t>项目负</w:t>
            </w:r>
            <w:bookmarkEnd w:id="104"/>
            <w:bookmarkStart w:id="106" w:name="_Toc40875907"/>
            <w:r>
              <w:rPr>
                <w:rFonts w:hint="eastAsia" w:asciiTheme="minorEastAsia" w:hAnsiTheme="minorEastAsia" w:eastAsiaTheme="minorEastAsia" w:cstheme="minorBidi"/>
                <w:szCs w:val="21"/>
                <w:highlight w:val="none"/>
              </w:rPr>
              <w:t>责人</w:t>
            </w:r>
            <w:bookmarkEnd w:id="105"/>
            <w:bookmarkEnd w:id="106"/>
          </w:p>
        </w:tc>
        <w:tc>
          <w:tcPr>
            <w:tcW w:w="1291" w:type="dxa"/>
            <w:tcBorders>
              <w:top w:val="single" w:color="auto" w:sz="4" w:space="0"/>
              <w:left w:val="single" w:color="auto" w:sz="4" w:space="0"/>
              <w:bottom w:val="single" w:color="auto" w:sz="4" w:space="0"/>
              <w:right w:val="single" w:color="auto" w:sz="4" w:space="0"/>
            </w:tcBorders>
            <w:vAlign w:val="center"/>
          </w:tcPr>
          <w:p w14:paraId="36957745">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30612EA5">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574E0D24">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063BF55B">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3AD791E9">
            <w:pPr>
              <w:spacing w:line="400" w:lineRule="exact"/>
              <w:rPr>
                <w:rFonts w:asciiTheme="minorEastAsia" w:hAnsiTheme="minorEastAsia" w:eastAsiaTheme="minorEastAsia"/>
                <w:szCs w:val="21"/>
                <w:highlight w:val="none"/>
              </w:rPr>
            </w:pPr>
          </w:p>
        </w:tc>
      </w:tr>
      <w:tr w14:paraId="258D6E56">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restart"/>
            <w:tcBorders>
              <w:top w:val="single" w:color="auto" w:sz="4" w:space="0"/>
              <w:left w:val="single" w:color="auto" w:sz="4" w:space="0"/>
              <w:right w:val="single" w:color="auto" w:sz="4" w:space="0"/>
            </w:tcBorders>
            <w:vAlign w:val="center"/>
          </w:tcPr>
          <w:p w14:paraId="7EBFE69E">
            <w:pPr>
              <w:spacing w:line="400" w:lineRule="exact"/>
              <w:jc w:val="center"/>
              <w:rPr>
                <w:rFonts w:asciiTheme="minorEastAsia" w:hAnsiTheme="minorEastAsia" w:eastAsiaTheme="minorEastAsia"/>
                <w:szCs w:val="21"/>
                <w:highlight w:val="none"/>
              </w:rPr>
            </w:pPr>
            <w:bookmarkStart w:id="107" w:name="_Toc40875908"/>
            <w:bookmarkStart w:id="108" w:name="_Toc65763827"/>
            <w:r>
              <w:rPr>
                <w:rFonts w:hint="eastAsia" w:asciiTheme="minorEastAsia" w:hAnsiTheme="minorEastAsia" w:eastAsiaTheme="minorEastAsia" w:cstheme="minorBidi"/>
                <w:szCs w:val="21"/>
                <w:highlight w:val="none"/>
              </w:rPr>
              <w:t>项目小组成员</w:t>
            </w:r>
            <w:bookmarkEnd w:id="107"/>
            <w:bookmarkEnd w:id="108"/>
          </w:p>
        </w:tc>
        <w:tc>
          <w:tcPr>
            <w:tcW w:w="1291" w:type="dxa"/>
            <w:tcBorders>
              <w:top w:val="single" w:color="auto" w:sz="4" w:space="0"/>
              <w:left w:val="single" w:color="auto" w:sz="4" w:space="0"/>
              <w:bottom w:val="single" w:color="auto" w:sz="4" w:space="0"/>
              <w:right w:val="single" w:color="auto" w:sz="4" w:space="0"/>
            </w:tcBorders>
            <w:vAlign w:val="center"/>
          </w:tcPr>
          <w:p w14:paraId="5BB9596C">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4D03E95D">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068AED1D">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768D5137">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0DD192CC">
            <w:pPr>
              <w:spacing w:line="400" w:lineRule="exact"/>
              <w:rPr>
                <w:rFonts w:asciiTheme="minorEastAsia" w:hAnsiTheme="minorEastAsia" w:eastAsiaTheme="minorEastAsia"/>
                <w:szCs w:val="21"/>
                <w:highlight w:val="none"/>
              </w:rPr>
            </w:pPr>
          </w:p>
        </w:tc>
      </w:tr>
      <w:tr w14:paraId="2B9C8F24">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1A9349E6">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50154B4E">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74D505D3">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024250D7">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2292360B">
            <w:pPr>
              <w:spacing w:line="400" w:lineRule="exact"/>
              <w:rPr>
                <w:rFonts w:asciiTheme="minorEastAsia" w:hAnsiTheme="minorEastAsia" w:eastAsiaTheme="minorEastAsia"/>
                <w:szCs w:val="21"/>
                <w:highlight w:val="none"/>
              </w:rPr>
            </w:pPr>
          </w:p>
        </w:tc>
      </w:tr>
      <w:tr w14:paraId="4F38FBA3">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23B51B5C">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1B0E4B05">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159D83DF">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21705F7F">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634868E6">
            <w:pPr>
              <w:spacing w:line="400" w:lineRule="exact"/>
              <w:rPr>
                <w:rFonts w:asciiTheme="minorEastAsia" w:hAnsiTheme="minorEastAsia" w:eastAsiaTheme="minorEastAsia"/>
                <w:szCs w:val="21"/>
                <w:highlight w:val="none"/>
              </w:rPr>
            </w:pPr>
          </w:p>
        </w:tc>
      </w:tr>
      <w:tr w14:paraId="07FF1CC2">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46C980A8">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74D0905F">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6E00BD37">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14FC60BF">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789F4D2B">
            <w:pPr>
              <w:spacing w:line="400" w:lineRule="exact"/>
              <w:rPr>
                <w:rFonts w:asciiTheme="minorEastAsia" w:hAnsiTheme="minorEastAsia" w:eastAsiaTheme="minorEastAsia"/>
                <w:szCs w:val="21"/>
                <w:highlight w:val="none"/>
              </w:rPr>
            </w:pPr>
          </w:p>
        </w:tc>
      </w:tr>
      <w:tr w14:paraId="467ADBB0">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6C9B19F4">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43ABBC08">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5EF4E1C5">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596F51B9">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2A0C63FE">
            <w:pPr>
              <w:spacing w:line="400" w:lineRule="exact"/>
              <w:rPr>
                <w:rFonts w:asciiTheme="minorEastAsia" w:hAnsiTheme="minorEastAsia" w:eastAsiaTheme="minorEastAsia"/>
                <w:szCs w:val="21"/>
                <w:highlight w:val="none"/>
              </w:rPr>
            </w:pPr>
          </w:p>
        </w:tc>
      </w:tr>
      <w:tr w14:paraId="69B1DE21">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381A05D0">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55A339EC">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73D50BA1">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0BCC2A73">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18A24C5C">
            <w:pPr>
              <w:spacing w:line="400" w:lineRule="exact"/>
              <w:rPr>
                <w:rFonts w:asciiTheme="minorEastAsia" w:hAnsiTheme="minorEastAsia" w:eastAsiaTheme="minorEastAsia"/>
                <w:szCs w:val="21"/>
                <w:highlight w:val="none"/>
              </w:rPr>
            </w:pPr>
          </w:p>
        </w:tc>
      </w:tr>
      <w:tr w14:paraId="6778B45A">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4B277736">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090B7656">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6C117AD1">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53763743">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4EB28595">
            <w:pPr>
              <w:spacing w:line="400" w:lineRule="exact"/>
              <w:rPr>
                <w:rFonts w:asciiTheme="minorEastAsia" w:hAnsiTheme="minorEastAsia" w:eastAsiaTheme="minorEastAsia"/>
                <w:szCs w:val="21"/>
                <w:highlight w:val="none"/>
              </w:rPr>
            </w:pPr>
          </w:p>
        </w:tc>
      </w:tr>
      <w:tr w14:paraId="56E12CC6">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7E00D5BA">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5B15C3B6">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77352912">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3CE64AA3">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738796B0">
            <w:pPr>
              <w:spacing w:line="400" w:lineRule="exact"/>
              <w:rPr>
                <w:rFonts w:asciiTheme="minorEastAsia" w:hAnsiTheme="minorEastAsia" w:eastAsiaTheme="minorEastAsia"/>
                <w:szCs w:val="21"/>
                <w:highlight w:val="none"/>
              </w:rPr>
            </w:pPr>
          </w:p>
        </w:tc>
      </w:tr>
    </w:tbl>
    <w:p w14:paraId="5509F6A8">
      <w:pPr>
        <w:pStyle w:val="6"/>
        <w:snapToGrid w:val="0"/>
        <w:spacing w:line="360" w:lineRule="auto"/>
        <w:rPr>
          <w:rFonts w:hAnsi="宋体" w:cs="宋体"/>
          <w:b/>
          <w:bCs/>
          <w:sz w:val="22"/>
          <w:szCs w:val="22"/>
          <w:highlight w:val="none"/>
        </w:rPr>
      </w:pPr>
    </w:p>
    <w:p w14:paraId="0DC2BF40">
      <w:pPr>
        <w:pStyle w:val="6"/>
        <w:snapToGrid w:val="0"/>
        <w:spacing w:line="360" w:lineRule="auto"/>
        <w:rPr>
          <w:rFonts w:hAnsi="宋体" w:cs="宋体"/>
          <w:b/>
          <w:bCs/>
          <w:highlight w:val="none"/>
        </w:rPr>
      </w:pPr>
      <w:r>
        <w:rPr>
          <w:rFonts w:ascii="宋体" w:hAnsi="宋体" w:eastAsia="宋体" w:cs="宋体"/>
          <w:b/>
          <w:bCs/>
          <w:highlight w:val="none"/>
        </w:rPr>
        <w:t>注：1、提供本表人员身份证复印件。</w:t>
      </w:r>
    </w:p>
    <w:p w14:paraId="7438CC07">
      <w:pPr>
        <w:pStyle w:val="6"/>
        <w:snapToGrid w:val="0"/>
        <w:spacing w:line="360" w:lineRule="auto"/>
        <w:ind w:firstLine="422" w:firstLineChars="200"/>
        <w:rPr>
          <w:rFonts w:hAnsi="宋体"/>
          <w:highlight w:val="none"/>
        </w:rPr>
      </w:pPr>
      <w:r>
        <w:rPr>
          <w:rFonts w:ascii="宋体" w:hAnsi="宋体" w:eastAsia="宋体" w:cs="宋体"/>
          <w:b/>
          <w:bCs/>
          <w:highlight w:val="none"/>
        </w:rPr>
        <w:t>2、本表人员具有职称或职业资格的，须提供持证人员的职称证书复印件或执业证书复印件。本表人员具有技术/资格证书的，须提供持证人员的技术/资格证书复印件。</w:t>
      </w:r>
    </w:p>
    <w:p w14:paraId="127D90EF">
      <w:pPr>
        <w:spacing w:line="400" w:lineRule="exact"/>
        <w:ind w:firstLine="3150" w:firstLineChars="1500"/>
        <w:rPr>
          <w:rFonts w:ascii="宋体" w:hAnsi="宋体"/>
          <w:szCs w:val="21"/>
          <w:highlight w:val="none"/>
        </w:rPr>
      </w:pPr>
    </w:p>
    <w:p w14:paraId="76F22743">
      <w:pPr>
        <w:spacing w:line="400" w:lineRule="exact"/>
        <w:ind w:firstLine="3150" w:firstLineChars="1500"/>
        <w:rPr>
          <w:rFonts w:ascii="宋体" w:hAnsi="宋体"/>
          <w:szCs w:val="21"/>
          <w:highlight w:val="none"/>
        </w:rPr>
      </w:pPr>
      <w:r>
        <w:rPr>
          <w:rFonts w:ascii="宋体" w:hAnsi="宋体" w:eastAsiaTheme="minorEastAsia" w:cstheme="minorBidi"/>
          <w:szCs w:val="21"/>
          <w:highlight w:val="none"/>
        </w:rPr>
        <w:t>投标人（盖单位公章） ：</w:t>
      </w:r>
    </w:p>
    <w:p w14:paraId="247E9472">
      <w:pPr>
        <w:spacing w:line="400" w:lineRule="exact"/>
        <w:ind w:firstLine="560"/>
        <w:jc w:val="center"/>
        <w:rPr>
          <w:rFonts w:ascii="宋体" w:hAnsi="宋体"/>
          <w:szCs w:val="21"/>
          <w:highlight w:val="none"/>
        </w:rPr>
      </w:pPr>
      <w:r>
        <w:rPr>
          <w:rFonts w:ascii="宋体" w:hAnsi="宋体" w:eastAsiaTheme="minorEastAsia" w:cstheme="minorBidi"/>
          <w:szCs w:val="21"/>
          <w:highlight w:val="none"/>
        </w:rPr>
        <w:t>法定代表人或委托代理人：（签字或签章）</w:t>
      </w:r>
    </w:p>
    <w:p w14:paraId="3A12F820">
      <w:pPr>
        <w:spacing w:line="400" w:lineRule="exact"/>
        <w:ind w:firstLine="210" w:firstLineChars="100"/>
        <w:rPr>
          <w:rFonts w:asciiTheme="minorHAnsi" w:hAnsiTheme="minorHAnsi" w:eastAsiaTheme="minorEastAsia" w:cstheme="minorBidi"/>
          <w:szCs w:val="24"/>
          <w:highlight w:val="none"/>
        </w:rPr>
      </w:pPr>
      <w:r>
        <w:rPr>
          <w:rFonts w:ascii="宋体" w:hAnsi="宋体" w:eastAsiaTheme="minorEastAsia" w:cstheme="minorBidi"/>
          <w:szCs w:val="21"/>
          <w:highlight w:val="none"/>
        </w:rPr>
        <w:t xml:space="preserve">                              </w:t>
      </w:r>
      <w:r>
        <w:rPr>
          <w:rFonts w:ascii="宋体" w:hAnsi="宋体" w:eastAsiaTheme="minorEastAsia" w:cstheme="minorBidi"/>
          <w:szCs w:val="21"/>
          <w:highlight w:val="none"/>
          <w:u w:val="single"/>
        </w:rPr>
        <w:t xml:space="preserve">        </w:t>
      </w:r>
      <w:r>
        <w:rPr>
          <w:rFonts w:ascii="宋体" w:hAnsi="宋体" w:eastAsiaTheme="minorEastAsia" w:cstheme="minorBidi"/>
          <w:szCs w:val="21"/>
          <w:highlight w:val="none"/>
        </w:rPr>
        <w:t>年</w:t>
      </w:r>
      <w:r>
        <w:rPr>
          <w:rFonts w:ascii="宋体" w:hAnsi="宋体" w:eastAsiaTheme="minorEastAsia" w:cstheme="minorBidi"/>
          <w:szCs w:val="21"/>
          <w:highlight w:val="none"/>
          <w:u w:val="single"/>
        </w:rPr>
        <w:t xml:space="preserve">        </w:t>
      </w:r>
      <w:r>
        <w:rPr>
          <w:rFonts w:ascii="宋体" w:hAnsi="宋体" w:eastAsiaTheme="minorEastAsia" w:cstheme="minorBidi"/>
          <w:szCs w:val="21"/>
          <w:highlight w:val="none"/>
        </w:rPr>
        <w:t>月</w:t>
      </w:r>
      <w:r>
        <w:rPr>
          <w:rFonts w:ascii="宋体" w:hAnsi="宋体" w:eastAsiaTheme="minorEastAsia" w:cstheme="minorBidi"/>
          <w:szCs w:val="21"/>
          <w:highlight w:val="none"/>
          <w:u w:val="single"/>
        </w:rPr>
        <w:t xml:space="preserve">        </w:t>
      </w:r>
      <w:r>
        <w:rPr>
          <w:rFonts w:ascii="宋体" w:hAnsi="宋体" w:eastAsiaTheme="minorEastAsia" w:cstheme="minorBidi"/>
          <w:szCs w:val="21"/>
          <w:highlight w:val="none"/>
        </w:rPr>
        <w:t>日</w:t>
      </w:r>
    </w:p>
    <w:p w14:paraId="4388B439">
      <w:pPr>
        <w:rPr>
          <w:rFonts w:ascii="宋体" w:hAnsi="宋体"/>
          <w:b/>
          <w:i/>
          <w:szCs w:val="24"/>
          <w:highlight w:val="none"/>
        </w:rPr>
      </w:pPr>
      <w:r>
        <w:rPr>
          <w:rFonts w:ascii="宋体" w:hAnsi="宋体" w:eastAsiaTheme="minorEastAsia" w:cstheme="minorBidi"/>
          <w:b/>
          <w:i/>
          <w:szCs w:val="24"/>
          <w:highlight w:val="none"/>
        </w:rPr>
        <w:br w:type="page"/>
      </w:r>
    </w:p>
    <w:p w14:paraId="1F7CCC6F">
      <w:pPr>
        <w:pStyle w:val="13"/>
        <w:spacing w:line="400" w:lineRule="exact"/>
        <w:rPr>
          <w:rFonts w:ascii="宋体" w:hAnsi="宋体" w:eastAsia="宋体"/>
          <w:sz w:val="24"/>
          <w:szCs w:val="24"/>
          <w:highlight w:val="none"/>
        </w:rPr>
      </w:pPr>
      <w:bookmarkStart w:id="110" w:name="_Toc11313"/>
      <w:bookmarkStart w:id="111" w:name="_Toc22419"/>
      <w:r>
        <w:rPr>
          <w:rFonts w:ascii="宋体" w:hAnsi="宋体" w:eastAsia="宋体" w:cs="宋体"/>
          <w:sz w:val="24"/>
          <w:highlight w:val="none"/>
          <w:szCs w:val="24"/>
        </w:rPr>
        <w:t>十、</w:t>
      </w:r>
      <w:r>
        <w:rPr>
          <w:rFonts w:ascii="宋体" w:hAnsi="宋体" w:eastAsia="宋体" w:cs="宋体"/>
          <w:sz w:val="24"/>
          <w:szCs w:val="24"/>
          <w:highlight w:val="none"/>
        </w:rPr>
        <w:t>技术</w:t>
      </w:r>
      <w:r>
        <w:rPr>
          <w:rFonts w:hint="eastAsia" w:ascii="宋体" w:hAnsi="宋体" w:eastAsia="宋体" w:cs="Times New Roman"/>
          <w:sz w:val="24"/>
          <w:szCs w:val="24"/>
          <w:highlight w:val="none"/>
        </w:rPr>
        <w:t>支持资料</w:t>
      </w:r>
      <w:bookmarkEnd w:id="110"/>
    </w:p>
    <w:p w14:paraId="04F1AF3F">
      <w:pPr>
        <w:adjustRightInd w:val="0"/>
        <w:snapToGrid w:val="0"/>
        <w:spacing w:line="360" w:lineRule="auto"/>
        <w:ind w:firstLine="420" w:firstLineChars="200"/>
        <w:rPr>
          <w:szCs w:val="24"/>
          <w:highlight w:val="none"/>
        </w:rPr>
      </w:pPr>
      <w:r>
        <w:rPr>
          <w:rFonts w:hint="eastAsia" w:asciiTheme="minorHAnsi" w:hAnsiTheme="minorHAnsi" w:eastAsiaTheme="minorEastAsia" w:cstheme="minorBidi"/>
          <w:szCs w:val="24"/>
          <w:highlight w:val="none"/>
        </w:rPr>
        <w:t>投标人根据招标项目要求自行编制。</w:t>
      </w:r>
    </w:p>
    <w:p w14:paraId="7539DB95">
      <w:pPr>
        <w:adjustRightInd w:val="0"/>
        <w:snapToGrid w:val="0"/>
        <w:spacing w:line="360" w:lineRule="auto"/>
        <w:ind w:firstLine="420" w:firstLineChars="200"/>
        <w:rPr>
          <w:szCs w:val="24"/>
          <w:highlight w:val="none"/>
        </w:rPr>
      </w:pPr>
      <w:r>
        <w:rPr>
          <w:rFonts w:hint="eastAsia" w:asciiTheme="minorHAnsi" w:hAnsiTheme="minorHAnsi" w:eastAsiaTheme="minorEastAsia" w:cstheme="minorBidi"/>
          <w:szCs w:val="24"/>
          <w:highlight w:val="none"/>
        </w:rPr>
        <w:t>物资技术支持资料：货物主要技术指标和性能的详细说明（产品技术说明书/技术白皮书/检测报告/产品彩页等文字资料/图纸和数据均可）</w:t>
      </w:r>
    </w:p>
    <w:p w14:paraId="5FAD9CEF">
      <w:pPr>
        <w:rPr>
          <w:highlight w:val="none"/>
        </w:rPr>
      </w:pPr>
    </w:p>
    <w:bookmarkEnd w:id="111"/>
    <w:p w14:paraId="54103211">
      <w:pPr>
        <w:pStyle w:val="14"/>
        <w:spacing w:line="400" w:lineRule="exact"/>
        <w:jc w:val="center"/>
        <w:rPr>
          <w:rFonts w:ascii="宋体" w:hAnsi="宋体"/>
          <w:sz w:val="24"/>
          <w:highlight w:val="none"/>
        </w:rPr>
      </w:pPr>
    </w:p>
    <w:p w14:paraId="415AF895">
      <w:pPr>
        <w:pStyle w:val="14"/>
        <w:spacing w:line="400" w:lineRule="exact"/>
        <w:jc w:val="center"/>
        <w:rPr>
          <w:rFonts w:ascii="宋体" w:hAnsi="宋体"/>
          <w:sz w:val="24"/>
          <w:highlight w:val="none"/>
        </w:rPr>
      </w:pPr>
    </w:p>
    <w:p w14:paraId="4801DF6B">
      <w:pPr>
        <w:pStyle w:val="13"/>
        <w:spacing w:line="400" w:lineRule="exact"/>
        <w:rPr>
          <w:rFonts w:asciiTheme="minorEastAsia" w:hAnsiTheme="minorEastAsia" w:eastAsiaTheme="minorEastAsia"/>
          <w:bCs/>
          <w:szCs w:val="24"/>
          <w:highlight w:val="none"/>
        </w:rPr>
      </w:pPr>
      <w:bookmarkStart w:id="112" w:name="_Toc34906027"/>
      <w:bookmarkStart w:id="113" w:name="_Toc12481"/>
      <w:bookmarkStart w:id="114" w:name="_Toc66089660"/>
      <w:bookmarkStart w:id="115" w:name="_Toc24058"/>
      <w:r>
        <w:rPr>
          <w:rFonts w:hint="eastAsia" w:ascii="宋体" w:hAnsi="宋体" w:eastAsia="宋体" w:cs="Times New Roman"/>
          <w:sz w:val="24"/>
          <w:szCs w:val="24"/>
          <w:highlight w:val="none"/>
        </w:rPr>
        <w:t>十一、</w:t>
      </w:r>
      <w:bookmarkEnd w:id="112"/>
      <w:bookmarkEnd w:id="113"/>
      <w:r>
        <w:rPr>
          <w:rFonts w:hint="eastAsia" w:ascii="宋体" w:hAnsi="宋体" w:eastAsia="宋体" w:cs="Times New Roman"/>
          <w:sz w:val="24"/>
          <w:szCs w:val="24"/>
          <w:highlight w:val="none"/>
        </w:rPr>
        <w:t>投标人认为能反映投标人优势或有利于中标的其他资料</w:t>
      </w:r>
      <w:bookmarkEnd w:id="114"/>
      <w:bookmarkEnd w:id="115"/>
    </w:p>
    <w:p w14:paraId="3207FD3E">
      <w:pPr>
        <w:spacing w:line="400" w:lineRule="exact"/>
        <w:ind w:firstLine="420" w:firstLineChars="200"/>
        <w:rPr>
          <w:rFonts w:hint="eastAsia"/>
          <w:szCs w:val="24"/>
          <w:highlight w:val="none"/>
        </w:rPr>
      </w:pPr>
      <w:r>
        <w:rPr>
          <w:rFonts w:hint="eastAsia" w:asciiTheme="minorHAnsi" w:hAnsiTheme="minorHAnsi" w:eastAsiaTheme="minorEastAsia" w:cstheme="minorBidi"/>
          <w:szCs w:val="24"/>
          <w:highlight w:val="none"/>
        </w:rPr>
        <w:t>投标人根据投标需要自行编制。</w:t>
      </w:r>
    </w:p>
    <w:p w14:paraId="186FA6B4">
      <w:pPr>
        <w:bidi w:val="0"/>
        <w:rPr>
          <w:rFonts w:ascii="Calibri" w:hAnsi="Calibri" w:eastAsia="宋体" w:cs="Times New Roman"/>
          <w:kern w:val="2"/>
          <w:sz w:val="21"/>
          <w:szCs w:val="22"/>
          <w:lang w:val="en-US" w:eastAsia="zh-CN" w:bidi="ar-SA"/>
        </w:rPr>
      </w:pPr>
    </w:p>
    <w:p w14:paraId="393445D8">
      <w:pPr>
        <w:bidi w:val="0"/>
        <w:rPr>
          <w:lang w:val="en-US" w:eastAsia="zh-CN"/>
        </w:rPr>
      </w:pPr>
    </w:p>
    <w:p w14:paraId="1F43C153">
      <w:pPr>
        <w:bidi w:val="0"/>
        <w:rPr>
          <w:lang w:val="en-US" w:eastAsia="zh-CN"/>
        </w:rPr>
      </w:pPr>
    </w:p>
    <w:p w14:paraId="41901C98">
      <w:pPr>
        <w:bidi w:val="0"/>
        <w:rPr>
          <w:lang w:val="en-US" w:eastAsia="zh-CN"/>
        </w:rPr>
      </w:pPr>
    </w:p>
    <w:p w14:paraId="05215D4F">
      <w:pPr>
        <w:tabs>
          <w:tab w:val="left" w:pos="2154"/>
        </w:tabs>
        <w:bidi w:val="0"/>
        <w:jc w:val="left"/>
        <w:rPr>
          <w:sz w:val="36"/>
          <w:szCs w:val="36"/>
        </w:rPr>
      </w:pPr>
      <w:r>
        <w:rPr>
          <w:rFonts w:hint="eastAsia" w:asciiTheme="minorHAnsi" w:hAnsiTheme="minorHAnsi" w:eastAsiaTheme="minorEastAsia" w:cstheme="minorBidi"/>
          <w:lang w:val="en-US" w:eastAsia="zh-CN"/>
        </w:rPr>
        <w:tab/>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decorative"/>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Adobe 仿宋 Std R">
    <w:altName w:val="仿宋"/>
    <w:panose1 w:val="00000000000000000000"/>
    <w:charset w:val="86"/>
    <w:family w:val="roman"/>
    <w:pitch w:val="default"/>
    <w:sig w:usb0="00000000" w:usb1="00000000" w:usb2="00000016" w:usb3="00000000" w:csb0="00060007"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Lucida Sans Unicode">
    <w:panose1 w:val="020B0602030504020204"/>
    <w:charset w:val="00"/>
    <w:family w:val="swiss"/>
    <w:pitch w:val="default"/>
    <w:sig w:usb0="80001AFF" w:usb1="0000396B" w:usb2="00000000" w:usb3="00000000" w:csb0="200000BF" w:csb1="D7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606289">
    <w:pPr>
      <w:pStyle w:val="7"/>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wps:spPr>
                    <wps:txbx>
                      <w:txbxContent>
                        <w:p w14:paraId="772F2191">
                          <w:pPr>
                            <w:pStyle w:val="7"/>
                          </w:pPr>
                          <w:r>
                            <w:fldChar w:fldCharType="begin"/>
                          </w:r>
                          <w:r>
                            <w:instrText xml:space="preserve"> PAGE  \* MERGEFORMAT </w:instrText>
                          </w:r>
                          <w:r>
                            <w:fldChar w:fldCharType="separate"/>
                          </w:r>
                          <w:r>
                            <w:t>41</w:t>
                          </w:r>
                          <w:r>
                            <w:fldChar w:fldCharType="end"/>
                          </w:r>
                        </w:p>
                      </w:txbxContent>
                    </wps:txbx>
                    <wps:bodyPr rot="0" vert="horz" wrap="none" lIns="0" tIns="0" rIns="0" bIns="0" anchor="t" anchorCtr="0" upright="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 AQAADwAAAGRycy9kb3ducmV2LnhtbE2PMWvDMBCF90L/g7hAt0ZOhtY4ljMEsnRLWgrdFOtimUgn IymO/e9zLYV2Oe7xjnffq7eTd2LEmPpAClbLAgRSG0xPnYKP9/1zCSJlTUa7QKhgxgTb5vGh1pUJ NzrgeMyd4BBKlVZgcx4qKVNr0eu0DAMSe+cQvc4sYydN1DcO906ui+JFet0Tf7B6wJ3F9nK8egWv 02fAIeEOv85jG20/l+5tVuppsSo2IDJO+e8YvvEZHRpmOoUrmSScAi6SfyZ767JkefpdZFPL//TN HVBLAwQUAAAACACHTuJA5STQfgMCAAAEBAAADgAAAGRycy9lMm9Eb2MueG1srVNLbtswEN0X6B0I 7mvJXhSGYDlIY7gokH6AtAegKUoiKnKIIW3JPUB7g6666b7n8jk6pCw3TTZZZEMMyeGb994MV1eD 6dhBoddgSz6f5ZwpK6HStin5l8/bV0vOfBC2Eh1YVfKj8vxq/fLFqneFWkALXaWQEYj1Re9K3obg iizzslVG+Bk4ZemyBjQi0BabrELRE7rpskWev856wMohSOU9nW7GS35GxKcAQl1rqTYg90bZMKKi 6kQgSb7VzvN1YlvXSoaPde1VYF3JSWlIKxWheBfXbL0SRYPCtVqeKYinUHigyQhtqegFaiOCYHvU j6CMlgge6jCTYLJRSHKEVMzzB97ctcKppIWs9u5iun8+WPnh8AmZrmgSOLPCUMNPP3+cfv05/f7O 5tGe3vmCsu4c5YXhDQwxNUr17hbkV88s3LTCNuoaEfpWiYropZfZvacjjo8gu/49VFRH7AMkoKFG EwHJDUbo1JrjpTVqCEzGksvFcpnTlaS7aUPsMlFMzx368FaBYTEoOVLvE7w43Powpk4psZqFre66 1P/O/ndAmPEk0Y+MR+5h2A1nO3ZQHUkIwjhO9JkoaAG/cdbTKJXc0s/hrHtnyYo4dVOAU7CbAmEl PSx54GwMb8I4nXuHumkJdzL7muza6iQk+jpyOLOk4UhWnAc5Tt/9fcr693nXfwFQSwMECgAAAAAA h07iQAAAAAAAAAAAAAAAAAYAAABfcmVscy9QSwMEFAAAAAgAh07iQIoUZjzRAAAAlAEAAAsAAABf cmVscy8ucmVsc6WQwWrDMAyG74O9g9F9cZrDGKNOL6PQa+kewNiKYxpbRjLZ+vbzDoNl9LajfqHv E//+8JkWtSJLpGxg1/WgMDvyMQcD75fj0wsoqTZ7u1BGAzcUOIyPD/szLra2I5ljEdUoWQzMtZZX rcXNmKx0VDC3zUScbG0jB12su9qAeuj7Z82/GTBumOrkDfDJD6Aut9LMf9gpOiahqXaOkqZpiu4e VQe2ZY7uyDbhG7lGsxywGvAsGgdqWdd+BH1fv/un3tNHPuO61X6HjOuPV2+6HL8AUEsDBBQAAAAI AIdO4kB+5uUg9wAAAOEBAAATAAAAW0NvbnRlbnRfVHlwZXNdLnhtbJWRQU7DMBBF90jcwfIWJU67 QAgl6YK0S0CoHGBkTxKLZGx5TGhvj5O2G0SRWNoz/78nu9wcxkFMGNg6quQqL6RA0s5Y6ir5vt9l D1JwBDIwOMJKHpHlpr69KfdHjyxSmriSfYz+USnWPY7AufNIadK6MEJMx9ApD/oDOlTrorhX2lFE ilmcO2RdNtjC5xDF9pCuTyYBB5bi6bQ4syoJ3g9WQ0ymaiLzg5KdCXlKLjvcW893SUOqXwnz5Drg nHtJTxOsQfEKIT7DmDSUCayM+6KAU/53yWw5cuba1mrMm8BNir3hdLG61o5r1zj93/Ltkrp0q+WD 6m9QSwECFAAUAAAACACHTuJAfublIPcAAADhAQAAEwAAAAAAAAABACAAAABrBAAAW0NvbnRlbnRf VHlwZXNdLnhtbFBLAQIUAAoAAAAAAIdO4kAAAAAAAAAAAAAAAAAGAAAAAAAAAAAAEAAAAE0DAABf cmVscy9QSwECFAAUAAAACACHTuJAihRmPNEAAACUAQAACwAAAAAAAAABACAAAABxAwAAX3JlbHMv LnJlbHNQSwECFAAKAAAAAACHTuJAAAAAAAAAAAAAAAAABAAAAAAAAAAAABAAAAAAAAAAZHJzL1BL AQIUABQAAAAIAIdO4kDOqXm5zwAAAAUBAAAPAAAAAAAAAAEAIAAAACIAAABkcnMvZG93bnJldi54 bWxQSwECFAAUAAAACACHTuJA5STQfgMCAAAEBAAADgAAAAAAAAABACAAAAAeAQAAZHJzL2Uyb0Rv Yy54bWxQSwUGAAAAAAYABgBZAQAAkwUAAAAA ">
              <v:fill on="f" focussize="0,0"/>
              <v:stroke on="f"/>
              <v:imagedata o:title=""/>
              <o:lock v:ext="edit" aspectratio="f"/>
              <v:textbox inset="0mm,0mm,0mm,0mm" style="mso-fit-shape-to-text:t;">
                <w:txbxContent>
                  <w:p w14:paraId="772F2191">
                    <w:pPr>
                      <w:pStyle w:val="7"/>
                    </w:pPr>
                    <w:r>
                      <w:fldChar w:fldCharType="begin"/>
                    </w:r>
                    <w:r>
                      <w:instrText xml:space="preserve"> PAGE  \* MERGEFORMAT </w:instrText>
                    </w:r>
                    <w:r>
                      <w:fldChar w:fldCharType="separate"/>
                    </w:r>
                    <w:r>
                      <w:t>41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2F4C89">
    <w:pPr>
      <w:pStyle w:val="8"/>
      <w:pBdr>
        <w:bottom w:val="single" w:color="auto" w:sz="4" w:space="1"/>
      </w:pBdr>
      <w:ind w:firstLine="210" w:firstLineChars="100"/>
      <w:jc w:val="left"/>
      <w:rPr>
        <w:sz w:val="21"/>
        <w:szCs w:val="21"/>
      </w:rPr>
    </w:pPr>
    <w:r>
      <w:rPr>
        <w:rFonts w:hint="eastAsia"/>
        <w:sz w:val="21"/>
        <w:szCs w:val="21"/>
      </w:rPr>
      <w:t>内蒙古昆明卷烟有限责任公司</w:t>
    </w:r>
    <w:r>
      <w:rPr>
        <w:sz w:val="21"/>
        <w:szCs w:val="21"/>
      </w:rPr>
      <w:t>XXXXXX</w:t>
    </w:r>
    <w:r>
      <w:rPr>
        <w:rFonts w:hint="eastAsia"/>
        <w:sz w:val="21"/>
        <w:szCs w:val="21"/>
      </w:rPr>
      <w:t>项目</w:t>
    </w:r>
    <w:r>
      <w:rPr>
        <w:sz w:val="21"/>
        <w:szCs w:val="21"/>
      </w:rPr>
      <w:t xml:space="preserve">                                            </w:t>
    </w:r>
    <w:r>
      <w:rPr>
        <w:rFonts w:hint="eastAsia"/>
        <w:sz w:val="21"/>
        <w:szCs w:val="21"/>
      </w:rPr>
      <w:t>招标文件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0C153B"/>
    <w:multiLevelType w:val="multilevel"/>
    <w:tmpl w:val="420C153B"/>
    <w:lvl w:ilvl="0" w:tentative="0">
      <w:start w:val="1"/>
      <w:numFmt w:val="decimal"/>
      <w:pStyle w:val="12"/>
      <w:lvlText w:val="%1."/>
      <w:lvlJc w:val="left"/>
      <w:pPr>
        <w:tabs>
          <w:tab w:val="left" w:pos="709"/>
        </w:tabs>
        <w:ind w:left="709" w:hanging="709"/>
      </w:pPr>
      <w:rPr>
        <w:rFonts w:hint="eastAsia"/>
      </w:rPr>
    </w:lvl>
    <w:lvl w:ilvl="1" w:tentative="0">
      <w:start w:val="1"/>
      <w:numFmt w:val="decimal"/>
      <w:lvlText w:val="%1.%2"/>
      <w:lvlJc w:val="left"/>
      <w:pPr>
        <w:tabs>
          <w:tab w:val="left" w:pos="709"/>
        </w:tabs>
        <w:ind w:left="709" w:hanging="709"/>
      </w:pPr>
      <w:rPr>
        <w:rFonts w:hint="eastAsia"/>
      </w:rPr>
    </w:lvl>
    <w:lvl w:ilvl="2" w:tentative="0">
      <w:start w:val="1"/>
      <w:numFmt w:val="decimal"/>
      <w:lvlText w:val="%1.%2.%3."/>
      <w:lvlJc w:val="left"/>
      <w:pPr>
        <w:tabs>
          <w:tab w:val="left" w:pos="425"/>
        </w:tabs>
        <w:ind w:left="425" w:hanging="425"/>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1145655"/>
    <w:rsid w:val="417E32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paragraph" w:styleId="3">
    <w:name w:val="heading 1"/>
    <w:basedOn w:val="1"/>
    <w:next w:val="1"/>
    <w:qFormat/>
    <w:uiPriority w:val="99"/>
    <w:pPr>
      <w:keepNext/>
      <w:keepLines/>
      <w:spacing w:before="340" w:after="330" w:line="578" w:lineRule="auto"/>
      <w:outlineLvl w:val="0"/>
    </w:pPr>
    <w:rPr>
      <w:rFonts w:ascii="Times New Roman" w:hAnsi="Times New Roman"/>
      <w:b/>
      <w:bCs/>
      <w:kern w:val="44"/>
      <w:sz w:val="44"/>
      <w:szCs w:val="44"/>
    </w:rPr>
  </w:style>
  <w:style w:type="paragraph" w:styleId="4">
    <w:name w:val="heading 2"/>
    <w:basedOn w:val="1"/>
    <w:next w:val="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2">
    <w:name w:val="Title"/>
    <w:basedOn w:val="1"/>
    <w:next w:val="1"/>
    <w:qFormat/>
    <w:uiPriority w:val="0"/>
    <w:pPr>
      <w:spacing w:before="240" w:after="60"/>
      <w:jc w:val="center"/>
      <w:outlineLvl w:val="0"/>
    </w:pPr>
    <w:rPr>
      <w:rFonts w:ascii="Arial" w:hAnsi="Arial"/>
      <w:b/>
      <w:bCs/>
      <w:sz w:val="32"/>
      <w:szCs w:val="32"/>
    </w:rPr>
  </w:style>
  <w:style w:type="paragraph" w:styleId="5">
    <w:name w:val="Normal Indent"/>
    <w:basedOn w:val="1"/>
    <w:qFormat/>
    <w:uiPriority w:val="0"/>
    <w:pPr>
      <w:autoSpaceDE w:val="0"/>
      <w:autoSpaceDN w:val="0"/>
      <w:adjustRightInd w:val="0"/>
      <w:spacing w:line="315" w:lineRule="atLeast"/>
      <w:ind w:firstLine="420" w:firstLineChars="200"/>
    </w:pPr>
    <w:rPr>
      <w:rFonts w:ascii="楷体_GB2312" w:hAnsi="Times New Roman" w:eastAsia="楷体_GB2312"/>
      <w:sz w:val="28"/>
    </w:rPr>
  </w:style>
  <w:style w:type="paragraph" w:styleId="6">
    <w:name w:val="Plain Text"/>
    <w:basedOn w:val="1"/>
    <w:unhideWhenUsed/>
    <w:qFormat/>
    <w:uiPriority w:val="0"/>
    <w:rPr>
      <w:rFonts w:ascii="宋体" w:hAnsi="Courier New" w:cs="Courier New"/>
      <w:szCs w:val="21"/>
    </w:rPr>
  </w:style>
  <w:style w:type="paragraph" w:styleId="7">
    <w:name w:val="footer"/>
    <w:basedOn w:val="1"/>
    <w:unhideWhenUsed/>
    <w:qFormat/>
    <w:uiPriority w:val="99"/>
    <w:pPr>
      <w:tabs>
        <w:tab w:val="center" w:pos="4153"/>
        <w:tab w:val="right" w:pos="8306"/>
      </w:tabs>
      <w:snapToGrid w:val="0"/>
      <w:jc w:val="left"/>
    </w:pPr>
    <w:rPr>
      <w:sz w:val="18"/>
      <w:szCs w:val="18"/>
    </w:rPr>
  </w:style>
  <w:style w:type="paragraph" w:styleId="8">
    <w:name w:val="header"/>
    <w:basedOn w:val="1"/>
    <w:unhideWhenUsed/>
    <w:qFormat/>
    <w:uiPriority w:val="99"/>
    <w:pPr>
      <w:tabs>
        <w:tab w:val="center" w:pos="4153"/>
        <w:tab w:val="right" w:pos="8306"/>
      </w:tabs>
      <w:snapToGrid w:val="0"/>
      <w:jc w:val="center"/>
    </w:pPr>
    <w:rPr>
      <w:sz w:val="18"/>
      <w:szCs w:val="18"/>
    </w:rPr>
  </w:style>
  <w:style w:type="paragraph" w:customStyle="1" w:styleId="11">
    <w:name w:val="正文1"/>
    <w:basedOn w:val="12"/>
    <w:autoRedefine/>
    <w:unhideWhenUsed/>
    <w:qFormat/>
    <w:uiPriority w:val="0"/>
    <w:pPr>
      <w:tabs>
        <w:tab w:val="left" w:pos="709"/>
      </w:tabs>
      <w:spacing w:before="120" w:after="120" w:line="180" w:lineRule="auto"/>
      <w:ind w:firstLine="200" w:firstLineChars="200"/>
    </w:pPr>
    <w:rPr>
      <w:rFonts w:eastAsia="Adobe 仿宋 Std R"/>
    </w:rPr>
  </w:style>
  <w:style w:type="paragraph" w:customStyle="1" w:styleId="12">
    <w:name w:val="样式1"/>
    <w:basedOn w:val="1"/>
    <w:autoRedefine/>
    <w:qFormat/>
    <w:uiPriority w:val="0"/>
    <w:pPr>
      <w:numPr>
        <w:ilvl w:val="0"/>
        <w:numId w:val="1"/>
      </w:numPr>
      <w:adjustRightInd w:val="0"/>
      <w:textAlignment w:val="baseline"/>
    </w:pPr>
    <w:rPr>
      <w:rFonts w:ascii="宋体" w:hAnsi="宋体"/>
      <w:szCs w:val="21"/>
    </w:rPr>
  </w:style>
  <w:style w:type="paragraph" w:customStyle="1" w:styleId="13">
    <w:name w:val="标题 2_8"/>
    <w:basedOn w:val="1"/>
    <w:next w:val="1"/>
    <w:qFormat/>
    <w:uiPriority w:val="99"/>
    <w:pPr>
      <w:keepNext/>
      <w:keepLines/>
      <w:spacing w:before="120" w:after="120"/>
      <w:jc w:val="center"/>
      <w:outlineLvl w:val="1"/>
    </w:pPr>
    <w:rPr>
      <w:rFonts w:ascii="Arial" w:hAnsi="Arial" w:eastAsia="黑体"/>
      <w:b/>
      <w:kern w:val="0"/>
      <w:sz w:val="32"/>
      <w:szCs w:val="20"/>
    </w:rPr>
  </w:style>
  <w:style w:type="paragraph" w:customStyle="1" w:styleId="14">
    <w:name w:val="正文_9"/>
    <w:qFormat/>
    <w:uiPriority w:val="99"/>
    <w:pPr>
      <w:widowControl w:val="0"/>
      <w:jc w:val="both"/>
    </w:pPr>
    <w:rPr>
      <w:rFonts w:ascii="Times New Roman" w:hAnsi="Times New Roman" w:eastAsia="宋体" w:cs="Times New Roman"/>
      <w:kern w:val="2"/>
      <w:sz w:val="21"/>
      <w:szCs w:val="24"/>
      <w:lang w:val="en-US" w:eastAsia="zh-CN" w:bidi="ar-SA"/>
    </w:rPr>
  </w:style>
  <w:style w:type="paragraph" w:default="1" w:styleId="Normal">
    <w:name w:val="Normal"/>
    <w:qFormat/>
  </w:style>
  <w:style w:type="paragraph" w:styleId="Title">
    <w:name w:val="Title"/>
    <w:basedOn w:val="Normal"/>
    <w:next w:val="Normal"/>
    <w:link w:val="TitleChar"/>
    <w:uiPriority w:val="10"/>
    <w:qFormat/>
    <w:rsid w:val="00B72667"/>
    <w:pPr>
      <w:spacing w:after="80"/>
      <w:contextualSpacing/>
    </w:pPr>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667"/>
    <w:pPr>
      <w:numPr>
        <w:ilvl w:val="1"/>
      </w:numPr>
      <w:spacing w:after="160"/>
    </w:pPr>
    <w:rPr>
      <w:rFonts w:asciiTheme="minorHAnsi" w:eastAsiaTheme="majorEastAsia" w:hAnsiTheme="minorHAnsi" w:cstheme="majorBidi"/>
      <w:color w:val="595959" w:themeColor="text1" w:themeTint="A6"/>
      <w:spacing w:val="15"/>
      <w:sz w:val="28"/>
      <w:szCs w:val="28"/>
    </w:rPr>
  </w:style>
  <w:style w:type="paragraph" w:styleId="Heading1">
    <w:name w:val="heading 1"/>
    <w:basedOn w:val="Normal"/>
    <w:next w:val="Normal"/>
    <w:link w:val="Heading1Char"/>
    <w:uiPriority w:val="9"/>
    <w:qFormat/>
    <w:rsid w:val="00233D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D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
    <w:rPr>
      <w:rFonts w:eastAsiaTheme="majorEastAsia" w:cstheme="majorBidi"/>
      <w:color w:val="0F4761" w:themeColor="accent1" w:themeShade="BF"/>
      <w:sz w:val="28"/>
      <w:szCs w:val="28"/>
    </w:rPr>
  </w:style>
  <w:style w:styleId="Hyperlink" w:type="character">
    <w:name w:val="Hyperlink"/>
    <w:basedOn w:val="DefaultParagraphFont"/>
    <w:uiPriority w:val="99"/>
    <w:unhideWhenUsed/>
    <w:rsid w:val="00D87CC4"/>
    <w:rPr>
      <w:color w:themeColor="hyperlink" w:val="467886"/>
      <w:u w:val="single"/>
    </w:rPr>
  </w:style>
</w:styles>
</file>

<file path=word/_rels/document.xml.rels><?xml version="1.0" encoding="UTF-8" standalone="yes"?><Relationships xmlns="http://schemas.openxmlformats.org/package/2006/relationships"><Relationship Id="rId8" Type="http://schemas.openxmlformats.org/officeDocument/2006/relationships/fontTable" Target="fontTable.xml" /><Relationship Id="rId7" Type="http://schemas.openxmlformats.org/officeDocument/2006/relationships/numbering" Target="numbering.xml" /><Relationship Id="rId6" Type="http://schemas.openxmlformats.org/officeDocument/2006/relationships/customXml" Target="../customXml/item1.xml" /><Relationship Id="rId5" Type="http://schemas.openxmlformats.org/officeDocument/2006/relationships/theme" Target="theme/theme1.xml" /><Relationship Id="rId4" Type="http://schemas.openxmlformats.org/officeDocument/2006/relationships/footer" Target="footer1.xml" /><Relationship Id="rId3" Type="http://schemas.openxmlformats.org/officeDocument/2006/relationships/header" Target="header1.xml" /><Relationship Id="rId2" Type="http://schemas.openxmlformats.org/officeDocument/2006/relationships/settings" Target="settings.xml" /><Relationship Id="rId1"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478</Words>
  <Characters>10528</Characters>
  <Lines>0</Lines>
  <Paragraphs>0</Paragraphs>
  <TotalTime>0</TotalTime>
  <ScaleCrop>false</ScaleCrop>
  <LinksUpToDate>false</LinksUpToDate>
  <CharactersWithSpaces>11220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2026-05-19T02:51:00Z</dcterms:created>
  <dc:creator>Administrator</dc:creator>
  <cp:lastModifiedBy>Administrator</cp:lastModifiedBy>
  <dcterms:modified xsi:type="dcterms:W3CDTF">2026-05-19T04:18:59Z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eyJoZGlkIjoiYjA5Mzg1M2U5NDQ1MTkyNGRiYjdhNGFkZTBmM2ZkOGIiLCJ1c2VySWQiOiIyNzU3NzUzODkifQ==</vt:lpwstr>
  </property>
  <property fmtid="{D5CDD505-2E9C-101B-9397-08002B2CF9AE}" pid="4" name="ICV">
    <vt:lpwstr>EFE6F42F93E244259575A11CB29AE5F9_12</vt:lpwstr>
  </property>
  <property name="SuperdocVersion" fmtid="{D5CDD505-2E9C-101B-9397-08002B2CF9AE}" pid="5">
    <vt:lpwstr>1.37.0</vt:lpwstr>
  </property>
  <property name="SuperdocDocumentOrigin" fmtid="{D5CDD505-2E9C-101B-9397-08002B2CF9AE}" pid="6">
    <vt:lpwstr>unknown</vt:lpwstr>
  </property>
  <property name="DocumentGuid" fmtid="{D5CDD505-2E9C-101B-9397-08002B2CF9AE}" pid="7">
    <vt:lpwstr>68150bf9-5155-49dd-a40b-8b08dc09eb60</vt:lpwstr>
  </property>
</Properties>
</file>