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del w:id="1" w:author="CLI" w:authorEmail="" w:date="2026-06-05T09:40:00.000Z">
        <w:r>
          <w:rPr>
            <w:rFonts w:ascii="宋体" w:hAnsi="宋体" w:cs="宋体" w:eastAsiaTheme="minorEastAsia"/>
            <w:szCs w:val="24"/>
            <w:highlight w:val="none"/>
          </w:rPr>
          <w:delText>1．根据已收到贵方编号为</w:delText>
        </w:r>
        <w:r>
          <w:rPr>
            <w:rFonts w:ascii="宋体" w:hAnsi="宋体" w:cs="宋体" w:eastAsiaTheme="minorEastAsia"/>
            <w:szCs w:val="24"/>
            <w:highlight w:val="none"/>
            <w:u w:val="single"/>
          </w:rPr>
          <w:delText xml:space="preserve">                  </w:delText>
        </w:r>
        <w:r>
          <w:rPr>
            <w:rFonts w:ascii="宋体" w:hAnsi="宋体" w:cs="宋体" w:eastAsiaTheme="minorEastAsia"/>
            <w:szCs w:val="24"/>
            <w:highlight w:val="none"/>
          </w:rPr>
          <w:delText>招标文件，我方已仔细研究</w:delText>
        </w:r>
        <w:r>
          <w:rPr>
            <w:rFonts w:ascii="宋体" w:hAnsi="宋体" w:cs="宋体" w:eastAsiaTheme="minorEastAsia"/>
            <w:highlight w:val="none"/>
          </w:rPr>
          <w:delText>招标文件及全部参考资料和有关附件</w:delText>
        </w:r>
        <w:r>
          <w:rPr>
            <w:rFonts w:ascii="宋体" w:hAnsi="宋体" w:cs="宋体" w:eastAsiaTheme="minorEastAsia"/>
            <w:szCs w:val="24"/>
            <w:highlight w:val="none"/>
          </w:rPr>
          <w:delText>，我方已理解招标文件的要求并响应招标文件所有条款且愿意根据招标文件的要求提供投标文件。我方愿意以人民币（大写</w:delText>
        </w:r>
        <w:r>
          <w:rPr>
            <w:rFonts w:ascii="宋体" w:hAnsi="宋体" w:cs="宋体" w:eastAsiaTheme="minorEastAsia"/>
            <w:szCs w:val="24"/>
            <w:highlight w:val="none"/>
            <w:u w:val="single"/>
          </w:rPr>
          <w:delText xml:space="preserve">     </w:delText>
        </w:r>
        <w:r>
          <w:rPr>
            <w:rFonts w:ascii="宋体" w:hAnsi="宋体" w:cs="宋体" w:eastAsiaTheme="minorEastAsia"/>
            <w:szCs w:val="24"/>
            <w:highlight w:val="none"/>
          </w:rPr>
          <w:delText>）（¥</w:delText>
        </w:r>
        <w:r>
          <w:rPr>
            <w:rFonts w:ascii="宋体" w:hAnsi="宋体" w:cs="宋体" w:eastAsiaTheme="minorEastAsia"/>
            <w:szCs w:val="24"/>
            <w:highlight w:val="none"/>
            <w:u w:val="single"/>
          </w:rPr>
          <w:delText xml:space="preserve">         </w:delText>
        </w:r>
        <w:r>
          <w:rPr>
            <w:rFonts w:ascii="宋体" w:hAnsi="宋体" w:cs="宋体" w:eastAsiaTheme="minorEastAsia"/>
            <w:szCs w:val="24"/>
            <w:highlight w:val="none"/>
          </w:rPr>
          <w:delText>）的</w:delText>
        </w:r>
        <w:r>
          <w:rPr>
            <w:rFonts w:ascii="宋体" w:hAnsi="宋体" w:cs="宋体" w:eastAsiaTheme="minorEastAsia"/>
            <w:szCs w:val="24"/>
            <w:highlight w:val="none"/>
            <w:lang w:val="en-US" w:eastAsia="zh-CN"/>
          </w:rPr>
          <w:delText>含税</w:delText>
        </w:r>
        <w:r>
          <w:rPr>
            <w:rFonts w:ascii="宋体" w:hAnsi="宋体" w:cs="宋体" w:eastAsiaTheme="minorEastAsia"/>
            <w:b w:val="0"/>
            <w:bCs w:val="0"/>
            <w:szCs w:val="24"/>
            <w:highlight w:val="none"/>
          </w:rPr>
          <w:delText>投标</w:delText>
        </w:r>
        <w:r>
          <w:rPr>
            <w:rFonts w:ascii="宋体" w:hAnsi="宋体" w:cs="宋体" w:eastAsiaTheme="minorEastAsia"/>
            <w:b w:val="0"/>
            <w:bCs w:val="0"/>
            <w:szCs w:val="24"/>
            <w:highlight w:val="none"/>
            <w:lang w:val="en-US" w:eastAsia="zh-CN"/>
          </w:rPr>
          <w:delText>总价</w:delText>
        </w:r>
        <w:r>
          <w:rPr>
            <w:rFonts w:ascii="宋体" w:hAnsi="宋体" w:cs="宋体" w:eastAsiaTheme="minorEastAsia"/>
            <w:szCs w:val="24"/>
            <w:highlight w:val="none"/>
          </w:rPr>
          <w:delText>（其中，增值税税率为</w:delText>
        </w:r>
        <w:r>
          <w:rPr>
            <w:rFonts w:ascii="宋体" w:hAnsi="宋体" w:cs="宋体" w:eastAsiaTheme="minorEastAsia"/>
            <w:highlight w:val="none"/>
            <w:u w:val="single"/>
          </w:rPr>
          <w:delText xml:space="preserve">   </w:delText>
        </w:r>
        <w:r>
          <w:rPr>
            <w:rFonts w:ascii="宋体" w:hAnsi="宋体" w:cs="宋体" w:eastAsiaTheme="minorEastAsia"/>
            <w:szCs w:val="24"/>
            <w:highlight w:val="none"/>
          </w:rPr>
          <w:delText>%），提供</w:delText>
        </w:r>
        <w:r>
          <w:rPr>
            <w:rFonts w:ascii="宋体" w:hAnsi="宋体" w:cs="宋体" w:eastAsiaTheme="minorEastAsia"/>
            <w:highlight w:val="none"/>
          </w:rPr>
          <w:delText>（</w:delText>
        </w:r>
        <w:r>
          <w:rPr>
            <w:rFonts w:ascii="宋体" w:hAnsi="宋体" w:cs="宋体" w:eastAsiaTheme="minorEastAsia"/>
            <w:highlight w:val="none"/>
            <w:u w:val="single"/>
            <w:lang w:val="en-US" w:eastAsia="zh-CN"/>
          </w:rPr>
          <w:delText>红辽公司购置小包外观检测装置项目</w:delText>
        </w:r>
        <w:r>
          <w:rPr>
            <w:rFonts w:ascii="宋体" w:hAnsi="宋体" w:cs="宋体" w:eastAsiaTheme="minorEastAsia"/>
            <w:highlight w:val="none"/>
            <w:u w:val="single"/>
          </w:rPr>
          <w:delText>服务事项</w:delText>
        </w:r>
        <w:r>
          <w:rPr>
            <w:rFonts w:ascii="宋体" w:hAnsi="宋体" w:cs="宋体" w:eastAsiaTheme="minorEastAsia"/>
            <w:highlight w:val="none"/>
          </w:rPr>
          <w:delText>）</w:delText>
        </w:r>
        <w:r>
          <w:rPr>
            <w:rFonts w:ascii="宋体" w:hAnsi="宋体" w:cs="宋体" w:eastAsiaTheme="minorEastAsia"/>
            <w:szCs w:val="24"/>
            <w:highlight w:val="none"/>
          </w:rPr>
          <w:delText>，并按合同条款、技术要求履行义务。</w:delText>
        </w:r>
      </w:del>
      <w:ins w:id="1" w:author="CLI" w:authorEmail="" w:date="2026-06-05T09:40:00.000Z">
        <w:r>
          <w:rPr>
            <w:rFonts w:ascii="宋体" w:hAnsi="宋体" w:cs="宋体" w:eastAsiaTheme="minorEastAsia"/>
            <w:szCs w:val="24"/>
            <w:highlight w:val="none"/>
          </w:rPr>
          <w:t>1．根据已收到贵方编号为B202601BA2001929400887招标文件，我方已仔细研究招标文件及全部参考资料和有关附件，我方已理解招标文件的要求并响应招标文件所有条款且愿意根据招标文件的要求提供投标文件。我方愿意以人民币（大写【待补充：投标总价大写】）（¥【待补充：投标总价小写】）的含税投标总价（其中，增值税税率为13%），提供（红辽公司购置小包外观检测装置项目服务事项），并按合同条款、技术要求履行义务。</w:t>
        </w:r>
      </w:ins>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w:t>
      </w:r>
      <w:del w:id="2" w:author="CLI" w:authorEmail="" w:date="2026-06-05T09:40:00.000Z">
        <w:r>
          <w:rPr>
            <w:rFonts w:ascii="宋体" w:hAnsi="宋体" w:cs="宋体" w:eastAsiaTheme="minorEastAsia"/>
            <w:szCs w:val="24"/>
            <w:highlight w:val="none"/>
          </w:rPr>
          <w:delText>（其他补充说明）</w:delText>
        </w:r>
      </w:del>
      <w:ins w:id="2" w:author="CLI" w:authorEmail="" w:date="2026-06-05T09:40:00.000Z">
        <w:r>
          <w:rPr>
            <w:rFonts w:ascii="宋体" w:hAnsi="宋体" w:cs="宋体" w:eastAsiaTheme="minorEastAsia"/>
            <w:szCs w:val="24"/>
            <w:highlight w:val="none"/>
          </w:rPr>
          <w:t>我方已充分了解招标文件中关于设备的技术要求、交货期限（合同签订之日起60日内）、交货地点（沈阳卷烟厂和营口卷烟厂）、安装调试期限（到货后2日内进场，15日内完成安装调试）、付款方式（验收合格且开具全额增值税专用发票后30个工作日内支付90%，10%质保金在质保期满后支付）、质量保证期（不低于12个月）等全部商务和技术条款，我方完全接受并承诺按要求执行</w:t>
        </w:r>
      </w:ins>
      <w:r>
        <w:rPr>
          <w:rFonts w:ascii="宋体" w:hAnsi="宋体" w:cs="宋体" w:eastAsiaTheme="minorEastAsia"/>
          <w:szCs w:val="24"/>
          <w:highlight w:val="none"/>
        </w:rPr>
        <w:t>。</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ins w:id="3" w:author="CLI" w:authorEmail="" w:date="2026-06-05T09:40:00.000Z">
        <w:r>
          <w:rPr>
            <w:szCs w:val="24"/>
            <w:highlight w:val="none"/>
          </w:rPr>
          <w:t>【待补充：公司地址】</w:t>
        </w:r>
      </w:ins>
    </w:p>
    <w:p w14:paraId="35B02DF2">
      <w:pPr>
        <w:spacing w:line="400" w:lineRule="exact"/>
        <w:ind w:firstLine="420" w:firstLineChars="200"/>
        <w:rPr>
          <w:szCs w:val="24"/>
          <w:highlight w:val="none"/>
        </w:rPr>
      </w:pPr>
      <w:r>
        <w:rPr>
          <w:szCs w:val="24"/>
          <w:highlight w:val="none"/>
        </w:rPr>
        <w:t>网址：</w:t>
      </w:r>
      <w:ins w:id="4" w:author="CLI" w:authorEmail="" w:date="2026-06-05T09:40:00.000Z">
        <w:r>
          <w:rPr>
            <w:szCs w:val="24"/>
            <w:highlight w:val="none"/>
          </w:rPr>
          <w:t>【待补充：公司网址】</w:t>
        </w:r>
      </w:ins>
    </w:p>
    <w:p w14:paraId="0AFA4922">
      <w:pPr>
        <w:spacing w:line="400" w:lineRule="exact"/>
        <w:ind w:firstLine="420" w:firstLineChars="200"/>
        <w:rPr>
          <w:szCs w:val="24"/>
          <w:highlight w:val="none"/>
        </w:rPr>
      </w:pPr>
      <w:r>
        <w:rPr>
          <w:szCs w:val="24"/>
          <w:highlight w:val="none"/>
        </w:rPr>
        <w:t>电话：</w:t>
      </w:r>
      <w:ins w:id="5" w:author="CLI" w:authorEmail="" w:date="2026-06-05T09:40:00.000Z">
        <w:r>
          <w:rPr>
            <w:szCs w:val="24"/>
            <w:highlight w:val="none"/>
          </w:rPr>
          <w:t>【待补充：公司电话】</w:t>
        </w:r>
      </w:ins>
    </w:p>
    <w:p w14:paraId="5124581C">
      <w:pPr>
        <w:spacing w:line="400" w:lineRule="exact"/>
        <w:ind w:firstLine="420" w:firstLineChars="200"/>
        <w:rPr>
          <w:szCs w:val="24"/>
          <w:highlight w:val="none"/>
        </w:rPr>
      </w:pPr>
      <w:r>
        <w:rPr>
          <w:szCs w:val="24"/>
          <w:highlight w:val="none"/>
        </w:rPr>
        <w:t>传真：</w:t>
      </w:r>
      <w:ins w:id="6" w:author="CLI" w:authorEmail="" w:date="2026-06-05T09:40:00.000Z">
        <w:r>
          <w:rPr>
            <w:szCs w:val="24"/>
            <w:highlight w:val="none"/>
          </w:rPr>
          <w:t>【待补充：公司传真】</w:t>
        </w:r>
      </w:ins>
    </w:p>
    <w:p w14:paraId="18E96F3D">
      <w:pPr>
        <w:spacing w:line="400" w:lineRule="exact"/>
        <w:ind w:firstLine="420" w:firstLineChars="200"/>
        <w:rPr>
          <w:szCs w:val="24"/>
          <w:highlight w:val="none"/>
        </w:rPr>
      </w:pPr>
      <w:r>
        <w:rPr>
          <w:szCs w:val="24"/>
          <w:highlight w:val="none"/>
        </w:rPr>
        <w:t>邮政编码：</w:t>
      </w:r>
      <w:ins w:id="7" w:author="CLI" w:authorEmail="" w:date="2026-06-05T09:40:00.000Z">
        <w:r>
          <w:rPr>
            <w:szCs w:val="24"/>
            <w:highlight w:val="none"/>
          </w:rPr>
          <w:t>【待补充：邮政编码】</w:t>
        </w:r>
      </w:ins>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ins w:id="8" w:author="CLI" w:authorEmail="" w:date="2026-06-05T09:40:00.000Z">
        <w:r>
          <w:rPr>
            <w:rFonts w:ascii="宋体" w:hAnsi="宋体" w:eastAsiaTheme="minorEastAsia" w:cstheme="minorBidi"/>
            <w:szCs w:val="24"/>
            <w:highlight w:val="none"/>
          </w:rPr>
          <w:t>【待补充：投标单位全称】</w:t>
        </w:r>
      </w:ins>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ins w:id="9" w:author="CLI" w:authorEmail="" w:date="2026-06-05T09:40:00.000Z">
        <w:r>
          <w:rPr>
            <w:rFonts w:ascii="宋体" w:hAnsi="宋体" w:eastAsiaTheme="minorEastAsia" w:cstheme="minorBidi"/>
            <w:szCs w:val="24"/>
            <w:highlight w:val="none"/>
          </w:rPr>
          <w:t>【待补充：单位性质，如有限责任公司】</w:t>
        </w:r>
      </w:ins>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ins w:id="10" w:author="CLI" w:authorEmail="" w:date="2026-06-05T09:40:00.000Z">
        <w:r>
          <w:rPr>
            <w:rFonts w:ascii="宋体" w:hAnsi="宋体" w:eastAsiaTheme="minorEastAsia" w:cstheme="minorBidi"/>
            <w:szCs w:val="24"/>
            <w:highlight w:val="none"/>
          </w:rPr>
          <w:t>【待补充：公司注册地址】</w:t>
        </w:r>
      </w:ins>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w:t>
      </w:r>
      <w:del w:id="11" w:author="CLI" w:authorEmail="" w:date="2026-06-05T09:40:00.000Z">
        <w:r>
          <w:rPr>
            <w:rFonts w:ascii="宋体" w:hAnsi="宋体" w:eastAsiaTheme="minorEastAsia" w:cstheme="minorBidi"/>
            <w:szCs w:val="24"/>
            <w:highlight w:val="none"/>
          </w:rPr>
          <w:delText xml:space="preserve">  年  月  </w:delText>
        </w:r>
      </w:del>
      <w:ins w:id="11" w:author="CLI" w:authorEmail="" w:date="2026-06-05T09:40:00.000Z">
        <w:r>
          <w:rPr>
            <w:rFonts w:ascii="宋体" w:hAnsi="宋体" w:eastAsiaTheme="minorEastAsia" w:cstheme="minorBidi"/>
            <w:szCs w:val="24"/>
            <w:highlight w:val="none"/>
          </w:rPr>
          <w:t>【待补充】年【待补充】月【待补充】</w:t>
        </w:r>
      </w:ins>
      <w:r>
        <w:rPr>
          <w:rFonts w:ascii="宋体" w:hAnsi="宋体" w:eastAsiaTheme="minorEastAsia" w:cstheme="minorBidi"/>
          <w:szCs w:val="24"/>
          <w:highlight w:val="none"/>
        </w:rPr>
        <w:t>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ins w:id="12" w:author="CLI" w:authorEmail="" w:date="2026-06-05T09:40:00.000Z">
        <w:r>
          <w:rPr>
            <w:rFonts w:ascii="宋体" w:hAnsi="宋体" w:eastAsiaTheme="minorEastAsia" w:cstheme="minorBidi"/>
            <w:szCs w:val="24"/>
            <w:highlight w:val="none"/>
          </w:rPr>
          <w:t>【待补充：经营期限】</w:t>
        </w:r>
      </w:ins>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w:t>
      </w:r>
      <w:ins w:id="13" w:author="CLI" w:authorEmail="" w:date="2026-06-05T09:40:00.000Z">
        <w:r>
          <w:rPr>
            <w:rFonts w:ascii="宋体" w:hAnsi="宋体" w:eastAsiaTheme="minorEastAsia" w:cstheme="minorBidi"/>
            <w:szCs w:val="24"/>
            <w:highlight w:val="none"/>
          </w:rPr>
          <w:t>【待补充】</w:t>
        </w:r>
      </w:ins>
      <w:r>
        <w:rPr>
          <w:rFonts w:ascii="宋体" w:hAnsi="宋体" w:eastAsiaTheme="minorEastAsia" w:cstheme="minorBidi"/>
          <w:szCs w:val="24"/>
          <w:highlight w:val="none"/>
        </w:rPr>
        <w:t xml:space="preserve">   </w:t>
      </w:r>
      <w:del w:id="14" w:author="CLI" w:authorEmail="" w:date="2026-06-05T09:40:00.000Z">
        <w:r>
          <w:rPr>
            <w:rFonts w:ascii="宋体" w:hAnsi="宋体" w:eastAsiaTheme="minorEastAsia" w:cstheme="minorBidi"/>
            <w:szCs w:val="24"/>
            <w:highlight w:val="none"/>
          </w:rPr>
          <w:delText>性别：</w:delText>
        </w:r>
      </w:del>
      <w:ins w:id="14" w:author="CLI" w:authorEmail="" w:date="2026-06-05T09:40:00.000Z">
        <w:r>
          <w:rPr>
            <w:rFonts w:ascii="宋体" w:hAnsi="宋体" w:eastAsiaTheme="minorEastAsia" w:cstheme="minorBidi"/>
            <w:szCs w:val="24"/>
            <w:highlight w:val="none"/>
          </w:rPr>
          <w:t>性别：【待补充】</w:t>
        </w:r>
      </w:ins>
      <w:r>
        <w:rPr>
          <w:rFonts w:ascii="宋体" w:hAnsi="宋体" w:eastAsiaTheme="minorEastAsia" w:cstheme="minorBidi"/>
          <w:szCs w:val="24"/>
          <w:highlight w:val="none"/>
        </w:rPr>
        <w:t xml:space="preserve">   </w:t>
      </w:r>
      <w:del w:id="15" w:author="CLI" w:authorEmail="" w:date="2026-06-05T09:40:00.000Z">
        <w:r>
          <w:rPr>
            <w:rFonts w:ascii="宋体" w:hAnsi="宋体" w:eastAsiaTheme="minorEastAsia" w:cstheme="minorBidi"/>
            <w:szCs w:val="24"/>
            <w:highlight w:val="none"/>
          </w:rPr>
          <w:delText>年龄：</w:delText>
        </w:r>
      </w:del>
      <w:ins w:id="15" w:author="CLI" w:authorEmail="" w:date="2026-06-05T09:40:00.000Z">
        <w:r>
          <w:rPr>
            <w:rFonts w:ascii="宋体" w:hAnsi="宋体" w:eastAsiaTheme="minorEastAsia" w:cstheme="minorBidi"/>
            <w:szCs w:val="24"/>
            <w:highlight w:val="none"/>
          </w:rPr>
          <w:t>年龄：【待补充】</w:t>
        </w:r>
      </w:ins>
      <w:r>
        <w:rPr>
          <w:rFonts w:ascii="宋体" w:hAnsi="宋体" w:eastAsiaTheme="minorEastAsia" w:cstheme="minorBidi"/>
          <w:szCs w:val="24"/>
          <w:highlight w:val="none"/>
        </w:rPr>
        <w:t xml:space="preserve">   </w:t>
      </w:r>
      <w:del w:id="16" w:author="CLI" w:authorEmail="" w:date="2026-06-05T09:40:00.000Z">
        <w:r>
          <w:rPr>
            <w:rFonts w:ascii="宋体" w:hAnsi="宋体" w:eastAsiaTheme="minorEastAsia" w:cstheme="minorBidi"/>
            <w:szCs w:val="24"/>
            <w:highlight w:val="none"/>
          </w:rPr>
          <w:delText>职务：</w:delText>
        </w:r>
      </w:del>
      <w:ins w:id="16" w:author="CLI" w:authorEmail="" w:date="2026-06-05T09:40:00.000Z">
        <w:r>
          <w:rPr>
            <w:rFonts w:ascii="宋体" w:hAnsi="宋体" w:eastAsiaTheme="minorEastAsia" w:cstheme="minorBidi"/>
            <w:szCs w:val="24"/>
            <w:highlight w:val="none"/>
          </w:rPr>
          <w:t>职务：【待补充】</w:t>
        </w:r>
      </w:ins>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w:t>
      </w:r>
      <w:del w:id="17" w:author="CLI" w:authorEmail="" w:date="2026-06-05T09:40:00.000Z">
        <w:r>
          <w:rPr>
            <w:rFonts w:ascii="宋体" w:hAnsi="宋体" w:eastAsiaTheme="minorEastAsia" w:cstheme="minorBidi"/>
            <w:szCs w:val="24"/>
            <w:highlight w:val="none"/>
          </w:rPr>
          <w:delText>（投标人名称）</w:delText>
        </w:r>
      </w:del>
      <w:ins w:id="17" w:author="CLI" w:authorEmail="" w:date="2026-06-05T09:40:00.000Z">
        <w:r>
          <w:rPr>
            <w:rFonts w:ascii="宋体" w:hAnsi="宋体" w:eastAsiaTheme="minorEastAsia" w:cstheme="minorBidi"/>
            <w:szCs w:val="24"/>
            <w:highlight w:val="none"/>
          </w:rPr>
          <w:t>【待补充：投标单位全称】</w:t>
        </w:r>
      </w:ins>
      <w:r>
        <w:rPr>
          <w:rFonts w:ascii="宋体" w:hAnsi="宋体" w:eastAsiaTheme="minorEastAsia" w:cstheme="minorBidi"/>
          <w:szCs w:val="24"/>
          <w:highlight w:val="none"/>
        </w:rPr>
        <w:t>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del w:id="18" w:author="CLI" w:authorEmail="" w:date="2026-06-05T09:40:00.000Z">
        <w:r>
          <w:rPr>
            <w:rFonts w:ascii="宋体" w:hAnsi="宋体" w:eastAsiaTheme="minorEastAsia" w:cstheme="minorBidi"/>
            <w:szCs w:val="24"/>
            <w:highlight w:val="none"/>
            <w:u w:val="single"/>
          </w:rPr>
          <w:delText xml:space="preserve">  （投标单位全称）法定代表人（姓名）</w:delText>
        </w:r>
        <w:r>
          <w:rPr>
            <w:rFonts w:ascii="宋体" w:hAnsi="宋体" w:eastAsiaTheme="minorEastAsia" w:cstheme="minorBidi"/>
            <w:szCs w:val="24"/>
            <w:highlight w:val="none"/>
          </w:rPr>
          <w:delText>，现授权委托</w:delText>
        </w:r>
        <w:r>
          <w:rPr>
            <w:rFonts w:ascii="宋体" w:hAnsi="宋体" w:eastAsiaTheme="minorEastAsia" w:cstheme="minorBidi"/>
            <w:szCs w:val="24"/>
            <w:highlight w:val="none"/>
            <w:u w:val="single"/>
          </w:rPr>
          <w:delText xml:space="preserve">      （投标单位全称）</w:delText>
        </w:r>
        <w:r>
          <w:rPr>
            <w:rFonts w:ascii="宋体" w:hAnsi="宋体" w:eastAsiaTheme="minorEastAsia" w:cstheme="minorBidi"/>
            <w:szCs w:val="24"/>
            <w:highlight w:val="none"/>
          </w:rPr>
          <w:delText xml:space="preserve">的 </w:delText>
        </w:r>
        <w:r>
          <w:rPr>
            <w:rFonts w:ascii="宋体" w:hAnsi="宋体" w:eastAsiaTheme="minorEastAsia" w:cstheme="minorBidi"/>
            <w:szCs w:val="24"/>
            <w:highlight w:val="none"/>
            <w:u w:val="single"/>
          </w:rPr>
          <w:delText xml:space="preserve">（姓名）(职务) （性别：）      </w:delText>
        </w:r>
        <w:r>
          <w:rPr>
            <w:rFonts w:ascii="宋体" w:hAnsi="宋体" w:eastAsiaTheme="minorEastAsia" w:cstheme="minorBidi"/>
            <w:szCs w:val="24"/>
            <w:highlight w:val="none"/>
          </w:rPr>
          <w:delText>为我单位委托代理人。被授权人在我单位参加的</w:delText>
        </w:r>
        <w:r>
          <w:rPr>
            <w:rFonts w:ascii="宋体" w:hAnsi="宋体" w:eastAsiaTheme="minorEastAsia" w:cstheme="minorBidi"/>
            <w:highlight w:val="none"/>
            <w:u w:val="single"/>
          </w:rPr>
          <w:delText xml:space="preserve">                          </w:delText>
        </w:r>
      </w:del>
      <w:ins w:id="18" w:author="CLI" w:authorEmail="" w:date="2026-06-05T09:40:00.000Z">
        <w:r>
          <w:rPr>
            <w:rFonts w:ascii="宋体" w:hAnsi="宋体" w:eastAsiaTheme="minorEastAsia" w:cstheme="minorBidi"/>
            <w:highlight w:val="none"/>
          </w:rPr>
          <w:t>【待补充：投标单位全称】法定代表人【待补充：法定代表人姓名】，现授权委托【待补充：投标单位全称】的【待补充：委托代理人姓名】(职务：【待补充】)（性别：【待补充】）为我单位委托代理人。被授权人在我单位参加的红辽公司购置小包外观检测装置</w:t>
        </w:r>
      </w:ins>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del w:id="19" w:author="CLI" w:authorEmail="" w:date="2026-06-05T09:40:00.000Z">
        <w:r>
          <w:rPr>
            <w:rFonts w:ascii="宋体" w:hAnsi="宋体" w:eastAsiaTheme="minorEastAsia" w:cstheme="minorBidi"/>
            <w:szCs w:val="24"/>
            <w:highlight w:val="none"/>
            <w:u w:val="single"/>
          </w:rPr>
          <w:delText xml:space="preserve">                   </w:delText>
        </w:r>
      </w:del>
      <w:ins w:id="19" w:author="CLI" w:authorEmail="" w:date="2026-06-05T09:40:00.000Z">
        <w:r>
          <w:rPr>
            <w:rFonts w:ascii="宋体" w:hAnsi="宋体" w:eastAsiaTheme="minorEastAsia" w:cstheme="minorBidi"/>
            <w:szCs w:val="24"/>
            <w:highlight w:val="none"/>
            <w:u w:val="single"/>
          </w:rPr>
          <w:t>从本授权书签署之日起至本项目合同履行完毕止</w:t>
        </w:r>
      </w:ins>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ins w:id="20" w:author="CLI" w:authorEmail="" w:date="2026-06-05T09:40:00.000Z">
        <w:r>
          <w:rPr>
            <w:rFonts w:ascii="宋体" w:hAnsi="宋体" w:eastAsiaTheme="minorEastAsia" w:cstheme="minorBidi"/>
            <w:sz w:val="24"/>
            <w:szCs w:val="24"/>
            <w:highlight w:val="none"/>
          </w:rPr>
          <w:t>B202601BA2001929400887</w:t>
        </w:r>
      </w:ins>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ins w:id="21" w:author="CLI" w:authorEmail="" w:date="2026-06-05T09:40:00.000Z">
        <w:r>
          <w:rPr>
            <w:rFonts w:ascii="宋体" w:hAnsi="宋体" w:eastAsiaTheme="minorEastAsia" w:cstheme="minorBidi"/>
            <w:sz w:val="24"/>
            <w:szCs w:val="24"/>
            <w:highlight w:val="none"/>
          </w:rPr>
          <w:t>红辽公司购置小包外观检测装置项目</w:t>
        </w:r>
      </w:ins>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w:t>
      </w:r>
      <w:del w:id="22" w:author="CLI" w:authorEmail="" w:date="2026-06-05T09:40:00.000Z">
        <w:r>
          <w:rPr>
            <w:rFonts w:ascii="宋体" w:hAnsi="宋体" w:cs="宋体" w:eastAsiaTheme="minorEastAsia"/>
            <w:sz w:val="24"/>
            <w:szCs w:val="24"/>
            <w:highlight w:val="none"/>
          </w:rPr>
          <w:delText>（招标人名称）</w:delText>
        </w:r>
      </w:del>
      <w:ins w:id="22" w:author="CLI" w:authorEmail="" w:date="2026-06-05T09:40:00.000Z">
        <w:r>
          <w:rPr>
            <w:rFonts w:ascii="宋体" w:hAnsi="宋体" w:cs="宋体" w:eastAsiaTheme="minorEastAsia"/>
            <w:sz w:val="24"/>
            <w:szCs w:val="24"/>
            <w:highlight w:val="none"/>
          </w:rPr>
          <w:t>红塔辽宁烟草有限责任公司</w:t>
        </w:r>
      </w:ins>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479</Words>
  <Characters>10993</Characters>
  <Lines>0</Lines>
  <Paragraphs>0</Paragraphs>
  <TotalTime>0</TotalTime>
  <ScaleCrop>false</ScaleCrop>
  <LinksUpToDate>false</LinksUpToDate>
  <CharactersWithSpaces>11685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e40322df-8046-49b6-9898-5308504597d6</vt:lpwstr>
  </property>
</Properties>
</file>