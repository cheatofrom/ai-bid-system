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w:t>
      </w:r>
      <w:ins w:id="1" w:author="CLI" w:authorEmail="" w:date="2026-06-06T03:20:00.000Z">
        <w:r>
          <w:rPr>
            <w:sz w:val="24"/>
            <w:szCs w:val="24"/>
            <w:highlight w:val="none"/>
          </w:rPr>
          <w:t>【待补充：公司全称】</w:t>
        </w:r>
      </w:ins>
      <w:r>
        <w:rPr>
          <w:sz w:val="24"/>
          <w:szCs w:val="24"/>
          <w:highlight w:val="none"/>
        </w:rPr>
        <w:t>（盖单位公章）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ins w:id="2" w:author="CLI" w:authorEmail="" w:date="2026-06-06T03:20:00.000Z">
        <w:r>
          <w:rPr>
            <w:sz w:val="24"/>
            <w:szCs w:val="24"/>
            <w:highlight w:val="none"/>
          </w:rPr>
          <w:t>【待补充：姓名】</w:t>
        </w:r>
      </w:ins>
      <w:r>
        <w:rPr>
          <w:sz w:val="24"/>
          <w:szCs w:val="24"/>
          <w:highlight w:val="none"/>
        </w:rPr>
        <w:t>（</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del w:id="3" w:author="CLI" w:authorEmail="" w:date="2026-06-06T03:20:00.000Z">
        <w:r>
          <w:rPr>
            <w:rFonts w:hint="eastAsia" w:asciiTheme="minorHAnsi" w:hAnsiTheme="minorHAnsi" w:eastAsiaTheme="minorEastAsia" w:cstheme="minorBidi"/>
            <w:sz w:val="24"/>
            <w:szCs w:val="24"/>
            <w:highlight w:val="none"/>
            <w:u w:val="single"/>
          </w:rPr>
          <w:delText xml:space="preserve">    </w:delText>
        </w:r>
        <w:r>
          <w:rPr>
            <w:sz w:val="24"/>
            <w:szCs w:val="24"/>
            <w:highlight w:val="none"/>
          </w:rPr>
          <w:delText>年</w:delText>
        </w:r>
        <w:r>
          <w:rPr>
            <w:rFonts w:hint="eastAsia" w:asciiTheme="minorHAnsi" w:hAnsiTheme="minorHAnsi" w:eastAsiaTheme="minorEastAsia" w:cstheme="minorBidi"/>
            <w:sz w:val="24"/>
            <w:szCs w:val="24"/>
            <w:highlight w:val="none"/>
            <w:u w:val="single"/>
          </w:rPr>
          <w:delText xml:space="preserve">    </w:delText>
        </w:r>
        <w:r>
          <w:rPr>
            <w:sz w:val="24"/>
            <w:szCs w:val="24"/>
            <w:highlight w:val="none"/>
          </w:rPr>
          <w:delText>月</w:delText>
        </w:r>
        <w:r>
          <w:rPr>
            <w:rFonts w:hint="eastAsia" w:asciiTheme="minorHAnsi" w:hAnsiTheme="minorHAnsi" w:eastAsiaTheme="minorEastAsia" w:cstheme="minorBidi"/>
            <w:sz w:val="24"/>
            <w:szCs w:val="24"/>
            <w:highlight w:val="none"/>
            <w:u w:val="single"/>
          </w:rPr>
          <w:delText xml:space="preserve">    </w:delText>
        </w:r>
      </w:del>
      <w:ins w:id="3" w:author="CLI" w:authorEmail="" w:date="2026-06-06T03:20:00.000Z">
        <w:r>
          <w:rPr>
            <w:rFonts w:hint="eastAsia" w:asciiTheme="minorHAnsi" w:hAnsiTheme="minorHAnsi" w:eastAsiaTheme="minorEastAsia" w:cstheme="minorBidi"/>
            <w:sz w:val="24"/>
            <w:szCs w:val="24"/>
            <w:highlight w:val="none"/>
            <w:u w:val="single"/>
          </w:rPr>
          <w:t>【待补充：年】年【待补充：月】月【待补充：日】</w:t>
        </w:r>
      </w:ins>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ins w:id="4" w:author="CLI" w:authorEmail="" w:date="2026-06-06T03:20:00.000Z">
        <w:r>
          <w:rPr>
            <w:rFonts w:hint="eastAsia" w:asciiTheme="minorHAnsi" w:hAnsiTheme="minorHAnsi" w:eastAsiaTheme="minorEastAsia" w:cstheme="minorBidi"/>
            <w:sz w:val="24"/>
            <w:szCs w:val="24"/>
            <w:highlight w:val="none"/>
          </w:rPr>
          <w:t>......【待补充：页码】</w:t>
        </w:r>
      </w:ins>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ins w:id="5" w:author="CLI" w:authorEmail="" w:date="2026-06-06T03:20:00.000Z">
        <w:r>
          <w:rPr>
            <w:rFonts w:hint="eastAsia" w:asciiTheme="minorHAnsi" w:hAnsiTheme="minorHAnsi" w:eastAsiaTheme="minorEastAsia" w:cstheme="minorBidi"/>
            <w:sz w:val="24"/>
            <w:szCs w:val="24"/>
            <w:highlight w:val="none"/>
          </w:rPr>
          <w:t>......【待补充：页码】</w:t>
        </w:r>
      </w:ins>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ins w:id="6" w:author="CLI" w:authorEmail="" w:date="2026-06-06T03:20:00.000Z">
        <w:r>
          <w:rPr>
            <w:rFonts w:hint="eastAsia" w:asciiTheme="minorHAnsi" w:hAnsiTheme="minorHAnsi" w:eastAsiaTheme="minorEastAsia" w:cstheme="minorBidi"/>
            <w:sz w:val="24"/>
            <w:szCs w:val="24"/>
            <w:highlight w:val="none"/>
          </w:rPr>
          <w:t>......【待补充：页码】</w:t>
        </w:r>
      </w:ins>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ins w:id="7" w:author="CLI" w:authorEmail="" w:date="2026-06-06T03:20:00.000Z">
        <w:r>
          <w:rPr>
            <w:rFonts w:hint="eastAsia" w:asciiTheme="minorHAnsi" w:hAnsiTheme="minorHAnsi" w:eastAsiaTheme="minorEastAsia" w:cstheme="minorBidi"/>
            <w:sz w:val="24"/>
            <w:szCs w:val="24"/>
            <w:highlight w:val="none"/>
          </w:rPr>
          <w:t>......【待补充：页码】</w:t>
        </w:r>
      </w:ins>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ins w:id="8" w:author="CLI" w:authorEmail="" w:date="2026-06-06T03:20:00.000Z">
        <w:r>
          <w:rPr>
            <w:rFonts w:hint="eastAsia" w:asciiTheme="minorEastAsia" w:hAnsiTheme="minorEastAsia" w:eastAsiaTheme="minorEastAsia" w:cstheme="minorBidi"/>
            <w:sz w:val="24"/>
            <w:szCs w:val="24"/>
            <w:highlight w:val="none"/>
          </w:rPr>
          <w:t>......【待补充：页码】</w:t>
        </w:r>
      </w:ins>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ins w:id="9" w:author="CLI" w:authorEmail="" w:date="2026-06-06T03:20:00.000Z">
        <w:r>
          <w:rPr>
            <w:rFonts w:hint="eastAsia" w:asciiTheme="minorHAnsi" w:hAnsiTheme="minorHAnsi" w:eastAsiaTheme="minorEastAsia" w:cstheme="minorBidi"/>
            <w:sz w:val="24"/>
            <w:szCs w:val="24"/>
            <w:highlight w:val="none"/>
          </w:rPr>
          <w:t>......【待补充：页码】</w:t>
        </w:r>
      </w:ins>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ins w:id="10" w:author="CLI" w:authorEmail="" w:date="2026-06-06T03:20:00.000Z">
        <w:r>
          <w:rPr>
            <w:rFonts w:hint="eastAsia" w:asciiTheme="minorHAnsi" w:hAnsiTheme="minorHAnsi" w:eastAsiaTheme="minorEastAsia" w:cstheme="minorBidi"/>
            <w:sz w:val="24"/>
            <w:szCs w:val="24"/>
            <w:highlight w:val="none"/>
          </w:rPr>
          <w:t>......【待补充：页码】</w:t>
        </w:r>
      </w:ins>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ins w:id="11" w:author="CLI" w:authorEmail="" w:date="2026-06-06T03:20:00.000Z">
        <w:r>
          <w:rPr>
            <w:rFonts w:hint="eastAsia" w:asciiTheme="minorHAnsi" w:hAnsiTheme="minorHAnsi" w:eastAsiaTheme="minorEastAsia" w:cstheme="minorBidi"/>
            <w:sz w:val="24"/>
            <w:szCs w:val="24"/>
            <w:highlight w:val="none"/>
          </w:rPr>
          <w:t>......【待补充：页码】</w:t>
        </w:r>
      </w:ins>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ins w:id="12" w:author="CLI" w:authorEmail="" w:date="2026-06-06T03:20:00.000Z">
        <w:r>
          <w:rPr>
            <w:rFonts w:hint="eastAsia" w:asciiTheme="minorHAnsi" w:hAnsiTheme="minorHAnsi" w:eastAsiaTheme="minorEastAsia" w:cstheme="minorBidi"/>
            <w:sz w:val="24"/>
            <w:szCs w:val="24"/>
            <w:highlight w:val="none"/>
          </w:rPr>
          <w:t>......【待补充：页码】</w:t>
        </w:r>
      </w:ins>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ins w:id="13" w:author="CLI" w:authorEmail="" w:date="2026-06-06T03:20:00.000Z">
        <w:r>
          <w:rPr>
            <w:rFonts w:hint="eastAsia" w:asciiTheme="minorHAnsi" w:hAnsiTheme="minorHAnsi" w:eastAsiaTheme="minorEastAsia" w:cstheme="minorBidi"/>
            <w:sz w:val="24"/>
            <w:szCs w:val="24"/>
            <w:highlight w:val="none"/>
          </w:rPr>
          <w:t>......【待补充：页码】</w:t>
        </w:r>
      </w:ins>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ins w:id="14" w:author="CLI" w:authorEmail="" w:date="2026-06-06T03:20:00.000Z">
        <w:r>
          <w:rPr>
            <w:rFonts w:hint="eastAsia" w:asciiTheme="minorHAnsi" w:hAnsiTheme="minorHAnsi" w:eastAsiaTheme="minorEastAsia" w:cstheme="minorBidi"/>
            <w:sz w:val="24"/>
            <w:szCs w:val="24"/>
            <w:highlight w:val="none"/>
          </w:rPr>
          <w:t>......【待补充：页码】</w:t>
        </w:r>
      </w:ins>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del w:id="15" w:author="CLI" w:authorEmail="" w:date="2026-06-06T03:20:00.000Z">
        <w:r>
          <w:rPr>
            <w:rFonts w:ascii="宋体" w:hAnsi="宋体" w:cs="宋体" w:eastAsiaTheme="minorEastAsia"/>
            <w:szCs w:val="24"/>
            <w:highlight w:val="none"/>
            <w:u w:val="single"/>
          </w:rPr>
          <w:delText xml:space="preserve">                  </w:delText>
        </w:r>
        <w:r>
          <w:rPr>
            <w:rFonts w:ascii="宋体" w:hAnsi="宋体" w:cs="宋体" w:eastAsiaTheme="minorEastAsia"/>
            <w:szCs w:val="24"/>
            <w:highlight w:val="none"/>
          </w:rPr>
          <w:delText>招标文件，我方已仔细研究</w:delText>
        </w:r>
        <w:r>
          <w:rPr>
            <w:rFonts w:ascii="宋体" w:hAnsi="宋体" w:cs="宋体" w:eastAsiaTheme="minorEastAsia"/>
            <w:highlight w:val="none"/>
          </w:rPr>
          <w:delText>招标文件及全部参考资料和有关附件</w:delText>
        </w:r>
        <w:r>
          <w:rPr>
            <w:rFonts w:ascii="宋体" w:hAnsi="宋体" w:cs="宋体" w:eastAsiaTheme="minorEastAsia"/>
            <w:szCs w:val="24"/>
            <w:highlight w:val="none"/>
          </w:rPr>
          <w:delText>，我方已理解招标文件的要求并响应招标文件所有条款且愿意根据招标文件的要求提供投标文件。我方愿意以人民币（大写</w:delText>
        </w:r>
        <w:r>
          <w:rPr>
            <w:rFonts w:ascii="宋体" w:hAnsi="宋体" w:cs="宋体" w:eastAsiaTheme="minorEastAsia"/>
            <w:szCs w:val="24"/>
            <w:highlight w:val="none"/>
            <w:u w:val="single"/>
          </w:rPr>
          <w:delText xml:space="preserve">     </w:delText>
        </w:r>
        <w:r>
          <w:rPr>
            <w:rFonts w:ascii="宋体" w:hAnsi="宋体" w:cs="宋体" w:eastAsiaTheme="minorEastAsia"/>
            <w:szCs w:val="24"/>
            <w:highlight w:val="none"/>
          </w:rPr>
          <w:delText>）（¥</w:delText>
        </w:r>
        <w:r>
          <w:rPr>
            <w:rFonts w:ascii="宋体" w:hAnsi="宋体" w:cs="宋体" w:eastAsiaTheme="minorEastAsia"/>
            <w:szCs w:val="24"/>
            <w:highlight w:val="none"/>
            <w:u w:val="single"/>
          </w:rPr>
          <w:delText xml:space="preserve">         </w:delText>
        </w:r>
        <w:r>
          <w:rPr>
            <w:rFonts w:ascii="宋体" w:hAnsi="宋体" w:cs="宋体" w:eastAsiaTheme="minorEastAsia"/>
            <w:szCs w:val="24"/>
            <w:highlight w:val="none"/>
          </w:rPr>
          <w:delText>）的</w:delText>
        </w:r>
        <w:r>
          <w:rPr>
            <w:rFonts w:ascii="宋体" w:hAnsi="宋体" w:cs="宋体" w:eastAsiaTheme="minorEastAsia"/>
            <w:szCs w:val="24"/>
            <w:highlight w:val="none"/>
            <w:lang w:val="en-US" w:eastAsia="zh-CN"/>
          </w:rPr>
          <w:delText>含税</w:delText>
        </w:r>
        <w:r>
          <w:rPr>
            <w:rFonts w:ascii="宋体" w:hAnsi="宋体" w:cs="宋体" w:eastAsiaTheme="minorEastAsia"/>
            <w:b w:val="0"/>
            <w:bCs w:val="0"/>
            <w:szCs w:val="24"/>
            <w:highlight w:val="none"/>
          </w:rPr>
          <w:delText>投标</w:delText>
        </w:r>
        <w:r>
          <w:rPr>
            <w:rFonts w:ascii="宋体" w:hAnsi="宋体" w:cs="宋体" w:eastAsiaTheme="minorEastAsia"/>
            <w:b w:val="0"/>
            <w:bCs w:val="0"/>
            <w:szCs w:val="24"/>
            <w:highlight w:val="none"/>
            <w:lang w:val="en-US" w:eastAsia="zh-CN"/>
          </w:rPr>
          <w:delText>总价</w:delText>
        </w:r>
        <w:r>
          <w:rPr>
            <w:rFonts w:ascii="宋体" w:hAnsi="宋体" w:cs="宋体" w:eastAsiaTheme="minorEastAsia"/>
            <w:szCs w:val="24"/>
            <w:highlight w:val="none"/>
          </w:rPr>
          <w:delText>（其中，增值税税率为</w:delText>
        </w:r>
        <w:r>
          <w:rPr>
            <w:rFonts w:ascii="宋体" w:hAnsi="宋体" w:cs="宋体" w:eastAsiaTheme="minorEastAsia"/>
            <w:highlight w:val="none"/>
            <w:u w:val="single"/>
          </w:rPr>
          <w:delText xml:space="preserve">   </w:delText>
        </w:r>
      </w:del>
      <w:ins w:id="15" w:author="CLI" w:authorEmail="" w:date="2026-06-06T03:20:00.000Z">
        <w:r>
          <w:rPr>
            <w:rFonts w:ascii="宋体" w:hAnsi="宋体" w:cs="宋体" w:eastAsiaTheme="minorEastAsia"/>
            <w:highlight w:val="none"/>
          </w:rPr>
          <w:t>B202601BA2001929400887招标文件，我方已仔细研究招标文件及全部参考资料和有关附件，我方已理解招标文件的要求并响应招标文件所有条款且愿意根据招标文件的要求提供投标文件。我方愿意以人民币（大写【待补充：大写金额】）（¥【待补充：小写金额】）的含税投标总价（其中，增值税税率为【待补充：税率】</w:t>
        </w:r>
      </w:ins>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w:t>
      </w:r>
      <w:del w:id="16" w:author="CLI" w:authorEmail="" w:date="2026-06-06T03:20:00.000Z">
        <w:r>
          <w:rPr>
            <w:rFonts w:ascii="宋体" w:hAnsi="宋体" w:cs="宋体" w:eastAsiaTheme="minorEastAsia"/>
            <w:szCs w:val="24"/>
            <w:highlight w:val="none"/>
          </w:rPr>
          <w:delText>（其他补充说明）</w:delText>
        </w:r>
      </w:del>
      <w:ins w:id="16" w:author="CLI" w:authorEmail="" w:date="2026-06-06T03:20:00.000Z">
        <w:r>
          <w:rPr>
            <w:rFonts w:ascii="宋体" w:hAnsi="宋体" w:cs="宋体" w:eastAsiaTheme="minorEastAsia"/>
            <w:szCs w:val="24"/>
            <w:highlight w:val="none"/>
          </w:rPr>
          <w:t>我方承诺：
（1）交货期限：合同签订之日起60日内；
（2）交货地点：红塔辽宁烟草有限责任公司沈阳卷烟厂（沈阳市苏家屯区南京南街1058号）和营口卷烟厂；
（3）付款方式：项目验收合格，且乙方向甲方开具合同全额增值税专用发票后，甲方在收到发票之日起30个工作日内向乙方支付合同金额的90%，其余10%作为质量保证金，待质保期届满且设备在质量保证期内无未解决的质量问题，经甲方书面确认后，甲方在30个工作日内向乙方一次性支付；
（4）投标有效期：从投标截止日期算起90天</w:t>
        </w:r>
      </w:ins>
      <w:r>
        <w:rPr>
          <w:rFonts w:ascii="宋体" w:hAnsi="宋体" w:cs="宋体" w:eastAsiaTheme="minorEastAsia"/>
          <w:szCs w:val="24"/>
          <w:highlight w:val="none"/>
        </w:rPr>
        <w:t>。</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ins w:id="17" w:author="CLI" w:authorEmail="" w:date="2026-06-06T03:20:00.000Z">
        <w:r>
          <w:rPr>
            <w:rFonts w:ascii="宋体" w:hAnsi="宋体" w:eastAsiaTheme="minorEastAsia" w:cstheme="minorBidi"/>
            <w:szCs w:val="24"/>
            <w:highlight w:val="none"/>
          </w:rPr>
          <w:t>【待补充：公司全称】</w:t>
        </w:r>
      </w:ins>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ins w:id="18" w:author="CLI" w:authorEmail="" w:date="2026-06-06T03:20:00.000Z">
        <w:r>
          <w:rPr>
            <w:rFonts w:ascii="宋体" w:hAnsi="宋体" w:eastAsiaTheme="minorEastAsia" w:cstheme="minorBidi"/>
            <w:szCs w:val="24"/>
            <w:highlight w:val="none"/>
          </w:rPr>
          <w:t>【待补充：单位性质】</w:t>
        </w:r>
      </w:ins>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w:t>
      </w:r>
      <w:ins w:id="19" w:author="CLI" w:authorEmail="" w:date="2026-06-06T03:20:00.000Z">
        <w:r>
          <w:rPr>
            <w:rFonts w:ascii="宋体" w:hAnsi="宋体" w:eastAsiaTheme="minorEastAsia" w:cstheme="minorBidi"/>
            <w:szCs w:val="24"/>
            <w:highlight w:val="none"/>
          </w:rPr>
          <w:t>【待补充：姓名】</w:t>
        </w:r>
      </w:ins>
      <w:r>
        <w:rPr>
          <w:rFonts w:ascii="宋体" w:hAnsi="宋体" w:eastAsiaTheme="minorEastAsia" w:cstheme="minorBidi"/>
          <w:szCs w:val="24"/>
          <w:highlight w:val="none"/>
        </w:rPr>
        <w:t xml:space="preserve">   </w:t>
      </w:r>
      <w:del w:id="20" w:author="CLI" w:authorEmail="" w:date="2026-06-06T03:20:00.000Z">
        <w:r>
          <w:rPr>
            <w:rFonts w:ascii="宋体" w:hAnsi="宋体" w:eastAsiaTheme="minorEastAsia" w:cstheme="minorBidi"/>
            <w:szCs w:val="24"/>
            <w:highlight w:val="none"/>
          </w:rPr>
          <w:delText>性别：</w:delText>
        </w:r>
      </w:del>
      <w:ins w:id="20" w:author="CLI" w:authorEmail="" w:date="2026-06-06T03:20:00.000Z">
        <w:r>
          <w:rPr>
            <w:rFonts w:ascii="宋体" w:hAnsi="宋体" w:eastAsiaTheme="minorEastAsia" w:cstheme="minorBidi"/>
            <w:szCs w:val="24"/>
            <w:highlight w:val="none"/>
          </w:rPr>
          <w:t>性别：【待补充：性别】</w:t>
        </w:r>
      </w:ins>
      <w:r>
        <w:rPr>
          <w:rFonts w:ascii="宋体" w:hAnsi="宋体" w:eastAsiaTheme="minorEastAsia" w:cstheme="minorBidi"/>
          <w:szCs w:val="24"/>
          <w:highlight w:val="none"/>
        </w:rPr>
        <w:t xml:space="preserve">   </w:t>
      </w:r>
      <w:del w:id="21" w:author="CLI" w:authorEmail="" w:date="2026-06-06T03:20:00.000Z">
        <w:r>
          <w:rPr>
            <w:rFonts w:ascii="宋体" w:hAnsi="宋体" w:eastAsiaTheme="minorEastAsia" w:cstheme="minorBidi"/>
            <w:szCs w:val="24"/>
            <w:highlight w:val="none"/>
          </w:rPr>
          <w:delText>年龄：</w:delText>
        </w:r>
      </w:del>
      <w:ins w:id="21" w:author="CLI" w:authorEmail="" w:date="2026-06-06T03:20:00.000Z">
        <w:r>
          <w:rPr>
            <w:rFonts w:ascii="宋体" w:hAnsi="宋体" w:eastAsiaTheme="minorEastAsia" w:cstheme="minorBidi"/>
            <w:szCs w:val="24"/>
            <w:highlight w:val="none"/>
          </w:rPr>
          <w:t>年龄：【待补充：年龄】</w:t>
        </w:r>
      </w:ins>
      <w:r>
        <w:rPr>
          <w:rFonts w:ascii="宋体" w:hAnsi="宋体" w:eastAsiaTheme="minorEastAsia" w:cstheme="minorBidi"/>
          <w:szCs w:val="24"/>
          <w:highlight w:val="none"/>
        </w:rPr>
        <w:t xml:space="preserve">   </w:t>
      </w:r>
      <w:del w:id="22" w:author="CLI" w:authorEmail="" w:date="2026-06-06T03:20:00.000Z">
        <w:r>
          <w:rPr>
            <w:rFonts w:ascii="宋体" w:hAnsi="宋体" w:eastAsiaTheme="minorEastAsia" w:cstheme="minorBidi"/>
            <w:szCs w:val="24"/>
            <w:highlight w:val="none"/>
          </w:rPr>
          <w:delText>职务：</w:delText>
        </w:r>
      </w:del>
      <w:ins w:id="22" w:author="CLI" w:authorEmail="" w:date="2026-06-06T03:20:00.000Z">
        <w:r>
          <w:rPr>
            <w:rFonts w:ascii="宋体" w:hAnsi="宋体" w:eastAsiaTheme="minorEastAsia" w:cstheme="minorBidi"/>
            <w:szCs w:val="24"/>
            <w:highlight w:val="none"/>
          </w:rPr>
          <w:t>职务：【待补充：职务】</w:t>
        </w:r>
      </w:ins>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482</Words>
  <Characters>10901</Characters>
  <Lines>0</Lines>
  <Paragraphs>0</Paragraphs>
  <TotalTime>0</TotalTime>
  <ScaleCrop>false</ScaleCrop>
  <LinksUpToDate>false</LinksUpToDate>
  <CharactersWithSpaces>11593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f7056707-88a9-49bd-aa67-989f327e43e7</vt:lpwstr>
  </property>
</Properties>
</file>