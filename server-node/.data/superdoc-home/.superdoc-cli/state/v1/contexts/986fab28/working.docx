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del w:id="1" w:author="投标助手" w:authorEmail="assistant@bid.local" w:date="2026-06-06T07:40:00.000Z">
        <w:r>
          <w:rPr>
            <w:sz w:val="44"/>
            <w:szCs w:val="44"/>
            <w:highlight w:val="none"/>
          </w:rPr>
          <w:delText>投标文件</w:delText>
        </w:r>
      </w:del>
      <w:ins w:id="1" w:author="投标助手" w:authorEmail="assistant@bid.local" w:date="2026-06-06T07:40:00.000Z">
        <w:r>
          <w:rPr>
            <w:sz w:val="44"/>
            <w:szCs w:val="44"/>
            <w:highlight w:val="none"/>
          </w:rPr>
          <w:t>袁浚翔</w:t>
        </w:r>
      </w:ins>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10265</Characters>
  <Lines>0</Lines>
  <Paragraphs>0</Paragraphs>
  <TotalTime>0</TotalTime>
  <ScaleCrop>false</ScaleCrop>
  <LinksUpToDate>false</LinksUpToDate>
  <CharactersWithSpaces>10957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75227bb4-67a8-4bca-9c74-088049b0b860</vt:lpwstr>
  </property>
</Properties>
</file>