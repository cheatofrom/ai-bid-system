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1F1109" w14:paraId="5591BEDD" w14:textId="77777777" w:rsidR="001F1109" w:rsidP="001F1109" w:rsidRPr="001F1109">
      <w:pPr>
        <w:widowControl/>
        <w:ind w:firstLine="480"/>
        <w:rPr>
          <w:rFonts w:ascii="Times New Roman" w:hAnsi="Times New Roman"/>
          <w:kern w:val="0"/>
          <w:sz w:val="24"/>
          <w:szCs w:val="24"/>
        </w:rPr>
      </w:pPr>
      <w:bookmarkStart w:id="0" w:name="_Toc30353"/>
    </w:p>
    <w:tbl>
      <w:tblPr>
        <w:tblW w:w="0" w:type="auto"/>
        <w:tblLook w:firstColumn="1" w:firstRow="1" w:lastColumn="0" w:lastRow="0" w:noHBand="0" w:noVBand="1" w:val="04A0"/>
      </w:tblPr>
      <w:tblGrid>
        <w:gridCol w:w="3696"/>
        <w:gridCol w:w="5910"/>
        <w:gridCol w:w="248"/>
      </w:tblGrid>
      <w:tr w:rsidR="00561B3B" w:rsidRPr="001F1109" w:rsidTr="00561B3B" w14:paraId="78EDF099" w14:textId="77777777">
        <w:trPr>
          <w:hidden w:val="0"/>
          <w:trHeight w:val="746"/>
        </w:trPr>
        <w:tc>
          <w:tcPr>
            <w:tcW w:w="3696" w:type="dxa"/>
            <w:vMerge w:val="restart"/>
            <w:vAlign w:val="center"/>
          </w:tcPr>
          <w:p w:rsidRDefault="00561B3B" w14:paraId="53540A43" w14:textId="11DACFDF" w:rsidR="00561B3B" w:rsidP="001F1109" w:rsidRPr="001F1109">
            <w:pPr>
              <w:widowControl/>
              <w:ind w:firstLine="480"/>
              <w:rPr>
                <w:rFonts w:ascii="Times New Roman" w:hAnsi="Times New Roman"/>
                <w:kern w:val="0"/>
                <w:sz w:val="24"/>
                <w:szCs w:val="24"/>
              </w:rPr>
            </w:pPr>
            <w:r w:rsidRPr="001F1109">
              <w:rPr>
                <w:rFonts w:ascii="Times New Roman" w:hAnsi="Times New Roman" w:eastAsiaTheme="minorEastAsia" w:cstheme="minorBidi"/>
                <w:kern w:val="0"/>
                <w:sz w:val="24"/>
                <w:szCs w:val="24"/>
              </w:rPr>
              <w:drawing>
                <wp:inline distT="0" distB="0" distL="0" distR="0" wp14:anchorId="3C7A07FE" wp14:editId="738D614E">
                  <wp:extent cx="1209675" cy="742950"/>
                  <wp:effectExtent l="0" t="0" r="9525" b="0"/>
                  <wp:docPr id="2729784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78422"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9675" cy="742950"/>
                          </a:xfrm>
                          <a:prstGeom prst="rect">
                            <a:avLst/>
                          </a:prstGeom>
                          <a:noFill/>
                          <a:ln>
                            <a:noFill/>
                          </a:ln>
                        </pic:spPr>
                      </pic:pic>
                    </a:graphicData>
                  </a:graphic>
                </wp:inline>
              </w:drawing>
            </w:r>
          </w:p>
        </w:tc>
        <w:tc>
          <w:tcPr>
            <w:tcW w:w="5910" w:type="dxa"/>
            <w:vAlign w:val="center"/>
          </w:tcPr>
          <w:p w:rsidRDefault="00561B3B" w14:paraId="47D3B649" w14:textId="5A2B875F" w:rsidR="00561B3B" w:rsidP="00561B3B" w:rsidRPr="00561B3B">
            <w:pPr>
              <w:widowControl/>
              <w:ind w:firstLine="480"/>
              <w:rPr>
                <w:rFonts w:ascii="Times New Roman" w:hAnsi="Times New Roman"/>
                <w:kern w:val="0"/>
                <w:sz w:val="36"/>
                <w:szCs w:val="36"/>
              </w:rPr>
            </w:pPr>
            <w:r w:rsidRPr="00561B3B">
              <w:rPr>
                <w:rFonts w:ascii="Times New Roman" w:hAnsi="Times New Roman" w:eastAsiaTheme="minorEastAsia" w:cstheme="minorBidi"/>
                <w:kern w:val="0"/>
                <w:sz w:val="36"/>
                <w:szCs w:val="36"/>
              </w:rPr>
              <w:t>中国船舶集团有限公司</w:t>
            </w:r>
          </w:p>
        </w:tc>
        <w:tc>
          <w:tcPr>
            <w:tcW w:w="248" w:type="dxa"/>
          </w:tcPr>
          <w:p w:rsidRDefault="00561B3B" w14:paraId="2004F313" w14:textId="77777777" w:rsidR="00561B3B" w:rsidP="001F1109" w:rsidRPr="001F1109">
            <w:pPr>
              <w:widowControl/>
              <w:ind w:firstLine="480"/>
              <w:rPr>
                <w:rFonts w:ascii="Times New Roman" w:hAnsi="Times New Roman"/>
                <w:kern w:val="0"/>
                <w:sz w:val="24"/>
                <w:szCs w:val="24"/>
              </w:rPr>
            </w:pPr>
          </w:p>
        </w:tc>
      </w:tr>
      <w:tr w:rsidR="00561B3B" w:rsidRPr="001F1109" w:rsidTr="00561B3B" w14:paraId="11818F10" w14:textId="77777777">
        <w:tc>
          <w:tcPr>
            <w:tcW w:w="3696" w:type="dxa"/>
            <w:vMerge w:val="continue"/>
            <w:vAlign w:val="center"/>
          </w:tcPr>
          <w:p/>
        </w:tc>
        <w:tc>
          <w:tcPr>
            <w:tcW w:w="5910" w:type="dxa"/>
            <w:vAlign w:val="center"/>
          </w:tcPr>
          <w:p w:rsidRDefault="00561B3B" w14:paraId="4B2B5393" w14:textId="77777777" w:rsidR="00561B3B" w:rsidP="00561B3B" w:rsidRPr="00561B3B">
            <w:pPr>
              <w:widowControl/>
              <w:ind w:firstLine="480"/>
              <w:rPr>
                <w:rFonts w:ascii="Times New Roman" w:hAnsi="Times New Roman"/>
                <w:kern w:val="0"/>
                <w:sz w:val="36"/>
                <w:szCs w:val="36"/>
              </w:rPr>
            </w:pPr>
            <w:r w:rsidRPr="00561B3B">
              <w:rPr>
                <w:rFonts w:ascii="Times New Roman" w:hAnsi="Times New Roman" w:eastAsiaTheme="minorEastAsia" w:cstheme="minorBidi"/>
                <w:kern w:val="0"/>
                <w:sz w:val="36"/>
                <w:szCs w:val="36"/>
              </w:rPr>
              <w:t>九江七所精密机电科技有限公司</w:t>
            </w:r>
          </w:p>
        </w:tc>
        <w:tc>
          <w:tcPr>
            <w:tcW w:w="248" w:type="dxa"/>
          </w:tcPr>
          <w:p w:rsidRDefault="00561B3B" w14:paraId="583201F2" w14:textId="77777777" w:rsidR="00561B3B" w:rsidP="001F1109" w:rsidRPr="001F1109">
            <w:pPr>
              <w:widowControl/>
              <w:ind w:firstLine="480"/>
              <w:rPr>
                <w:rFonts w:ascii="Times New Roman" w:hAnsi="Times New Roman"/>
                <w:kern w:val="0"/>
                <w:sz w:val="24"/>
                <w:szCs w:val="24"/>
              </w:rPr>
            </w:pPr>
          </w:p>
        </w:tc>
      </w:tr>
      <w:tr w:rsidR="001F1109" w:rsidRPr="001F1109" w:rsidTr="00561B3B" w14:paraId="43A783C7" w14:textId="77777777">
        <w:tc>
          <w:tcPr>
            <w:tcW w:w="9854" w:type="dxa"/>
            <w:gridSpan w:val="3"/>
            <w:hideMark w:val="1"/>
          </w:tcPr>
          <w:p w:rsidRDefault="001F1109" w14:paraId="325A0CBD" w14:textId="245BC2F6" w:rsidR="001F1109" w:rsidP="001F1109" w:rsidRPr="001F1109">
            <w:pPr>
              <w:widowControl/>
              <w:rPr>
                <w:rFonts w:hint="eastAsia" w:ascii="Times New Roman" w:hAnsi="Times New Roman"/>
                <w:kern w:val="0"/>
                <w:sz w:val="24"/>
                <w:szCs w:val="24"/>
              </w:rPr>
            </w:pPr>
          </w:p>
        </w:tc>
      </w:tr>
    </w:tbl>
    <w:p w:rsidRDefault="001F1109" w14:paraId="0C775053" w14:textId="09B80A96" w:rsidR="001F1109" w:rsidP="001F1109" w:rsidRPr="001F1109">
      <w:pPr>
        <w:widowControl/>
        <w:rPr>
          <w:rFonts w:ascii="Times New Roman" w:hAnsi="Times New Roman"/>
          <w:kern w:val="0"/>
          <w:sz w:val="24"/>
          <w:szCs w:val="24"/>
        </w:rPr>
      </w:pPr>
      <w:r w:rsidRPr="001F1109">
        <w:rPr>
          <w:rFonts w:ascii="Times New Roman" w:hAnsi="Times New Roman" w:eastAsiaTheme="minorEastAsia" w:cstheme="minorBidi"/>
          <w:kern w:val="0"/>
          <w:sz w:val="24"/>
          <w:szCs w:val="24"/>
        </w:rPr>
        <w:drawing>
          <wp:inline distT="0" distB="0" distL="0" distR="0" wp14:anchorId="309169BA" wp14:editId="039C159E">
            <wp:extent cx="6124575" cy="38100"/>
            <wp:effectExtent l="0" t="0" r="0" b="0"/>
            <wp:docPr id="16582421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2156" name="Picture 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39370"/>
                    </a:xfrm>
                    <a:prstGeom prst="rect">
                      <a:avLst/>
                    </a:prstGeom>
                    <a:noFill/>
                    <a:ln>
                      <a:noFill/>
                    </a:ln>
                  </pic:spPr>
                </pic:pic>
              </a:graphicData>
            </a:graphic>
          </wp:inline>
        </w:drawing>
      </w:r>
    </w:p>
    <w:p w:rsidRDefault="001F1109" w14:paraId="2A698C2B" w14:textId="77777777" w:rsidR="001F1109" w:rsidP="001F1109" w:rsidRPr="001F1109">
      <w:pPr>
        <w:widowControl/>
        <w:ind w:firstLine="480"/>
        <w:rPr>
          <w:rFonts w:ascii="Times New Roman" w:hAnsi="Times New Roman"/>
          <w:kern w:val="0"/>
          <w:sz w:val="24"/>
          <w:szCs w:val="24"/>
        </w:rPr>
      </w:pPr>
    </w:p>
    <w:p w:rsidRDefault="00570A4A" w14:paraId="1AFBFC14" w14:textId="77777777" w:rsidR="00570A4A" w:rsidP="001F1109"/>
    <w:bookmarkEnd w:id="0"/>
    <w:p w:rsidRDefault="00570A4A" w14:paraId="50024316" w14:textId="77777777" w:rsidR="00570A4A" w:rsidP="001F1109">
      <w:pPr>
        <w:rPr>
          <w:szCs w:val="24"/>
        </w:rPr>
      </w:pPr>
    </w:p>
    <w:p w:rsidRDefault="00570A4A" w14:paraId="01D48933" w14:textId="77777777" w:rsidR="00570A4A" w:rsidP="001F1109"/>
    <w:p w:rsidRDefault="00570A4A" w14:paraId="51A013B6" w14:textId="77777777" w:rsidR="00570A4A" w:rsidP="001F1109">
      <w:pPr>
        <w:rPr>
          <w:szCs w:val="24"/>
          <w:u w:val="single"/>
        </w:rPr>
      </w:pPr>
    </w:p>
    <w:p w:rsidRDefault="00000000" w14:paraId="05211114" w14:textId="77777777" w:rsidR="00570A4A" w:rsidRPr="001F1109">
      <w:pPr>
        <w:snapToGrid w:val="0"/>
        <w:spacing w:line="360" w:lineRule="auto"/>
        <w:jc w:val="center"/>
        <w:rPr>
          <w:sz w:val="24"/>
          <w:szCs w:val="32"/>
          <w:u w:val="single"/>
        </w:rPr>
      </w:pPr>
      <w:r w:rsidRPr="001F1109">
        <w:rPr>
          <w:rFonts w:ascii="宋体" w:hAnsi="宋体" w:cs="宋体" w:eastAsiaTheme="minorEastAsia"/>
          <w:sz w:val="52"/>
          <w:szCs w:val="52"/>
        </w:rPr>
        <w:t>红塔辽宁烟草有限责任公司</w:t>
      </w:r>
    </w:p>
    <w:p w:rsidRDefault="00000000" w14:paraId="6098DC38" w14:textId="77777777" w:rsidR="00570A4A" w:rsidP="00561B3B">
      <w:pPr>
        <w:snapToGrid w:val="0"/>
        <w:spacing w:line="360" w:lineRule="auto"/>
        <w:jc w:val="center"/>
        <w:rPr>
          <w:rFonts w:ascii="宋体" w:hAnsi="宋体" w:cs="宋体"/>
          <w:sz w:val="40"/>
          <w:szCs w:val="40"/>
        </w:rPr>
      </w:pPr>
      <w:r w:rsidRPr="001F1109">
        <w:rPr>
          <w:rFonts w:ascii="宋体" w:hAnsi="宋体" w:cs="宋体" w:eastAsiaTheme="minorEastAsia"/>
          <w:sz w:val="52"/>
          <w:szCs w:val="52"/>
        </w:rPr>
        <w:t>红辽公司</w:t>
      </w:r>
      <w:r w:rsidRPr="001F1109">
        <w:rPr>
          <w:rFonts w:ascii="宋体" w:hAnsi="宋体" w:cs="宋体" w:eastAsiaTheme="minorEastAsia"/>
          <w:sz w:val="52"/>
          <w:szCs w:val="52"/>
        </w:rPr>
        <w:t>购置小包外观检测装置项目</w:t>
      </w:r>
    </w:p>
    <w:p w:rsidRDefault="00570A4A" w14:paraId="634533C6" w14:textId="77777777" w:rsidR="00570A4A">
      <w:pPr>
        <w:spacing w:line="400" w:lineRule="exact"/>
        <w:jc w:val="center"/>
        <w:rPr>
          <w:sz w:val="44"/>
          <w:szCs w:val="44"/>
        </w:rPr>
      </w:pPr>
    </w:p>
    <w:p w:rsidRDefault="00570A4A" w14:paraId="70E00E31" w14:textId="77777777" w:rsidR="00570A4A">
      <w:pPr>
        <w:spacing w:line="400" w:lineRule="exact"/>
        <w:jc w:val="center"/>
        <w:rPr>
          <w:sz w:val="44"/>
          <w:szCs w:val="44"/>
        </w:rPr>
      </w:pPr>
    </w:p>
    <w:p w:rsidRDefault="00000000" w14:paraId="5E8D50C8" w14:textId="77777777" w:rsidR="00570A4A" w:rsidRPr="001F1109">
      <w:pPr>
        <w:jc w:val="center"/>
        <w:rPr>
          <w:sz w:val="72"/>
          <w:szCs w:val="72"/>
        </w:rPr>
      </w:pPr>
      <w:r w:rsidRPr="001F1109">
        <w:rPr>
          <w:sz w:val="72"/>
          <w:szCs w:val="72"/>
        </w:rPr>
        <w:t>投标文件</w:t>
      </w:r>
    </w:p>
    <w:p w:rsidRDefault="00570A4A" w14:paraId="6E60E08B" w14:textId="77777777" w:rsidR="00570A4A">
      <w:pPr>
        <w:rPr>
          <w:szCs w:val="24"/>
        </w:rPr>
      </w:pPr>
    </w:p>
    <w:p w:rsidRDefault="00000000" w14:paraId="1593372D" w14:textId="77777777" w:rsidR="00570A4A" w:rsidRPr="001F1109">
      <w:pPr>
        <w:adjustRightInd w:val="0"/>
        <w:snapToGrid w:val="0"/>
        <w:spacing w:line="400" w:lineRule="exact"/>
        <w:jc w:val="center"/>
        <w:rPr>
          <w:sz w:val="32"/>
          <w:szCs w:val="44"/>
        </w:rPr>
      </w:pPr>
      <w:r w:rsidRPr="001F1109">
        <w:rPr>
          <w:rFonts w:hint="eastAsia" w:asciiTheme="minorHAnsi" w:hAnsiTheme="minorHAnsi" w:eastAsiaTheme="minorEastAsia" w:cstheme="minorBidi"/>
          <w:sz w:val="32"/>
          <w:szCs w:val="32"/>
        </w:rPr>
        <w:t>招标</w:t>
      </w:r>
      <w:r w:rsidRPr="001F1109">
        <w:rPr>
          <w:rFonts w:ascii="宋体" w:hAnsi="宋体" w:cs="宋体" w:eastAsiaTheme="minorEastAsia"/>
          <w:sz w:val="32"/>
          <w:szCs w:val="32"/>
        </w:rPr>
        <w:t>编号：B202601BA2001929400887</w:t>
      </w:r>
    </w:p>
    <w:p w:rsidRDefault="00570A4A" w14:paraId="4BB8646E" w14:textId="77777777" w:rsidR="00570A4A">
      <w:pPr>
        <w:spacing w:line="400" w:lineRule="exact"/>
        <w:rPr>
          <w:szCs w:val="24"/>
        </w:rPr>
      </w:pPr>
    </w:p>
    <w:p w:rsidRDefault="00570A4A" w14:paraId="7BF1BACE" w14:textId="77777777" w:rsidR="00570A4A">
      <w:pPr>
        <w:spacing w:line="400" w:lineRule="exact"/>
        <w:rPr>
          <w:szCs w:val="24"/>
        </w:rPr>
      </w:pPr>
    </w:p>
    <w:p w:rsidRDefault="00570A4A" w14:paraId="039871CB" w14:textId="77777777" w:rsidR="00570A4A">
      <w:pPr>
        <w:spacing w:line="400" w:lineRule="exact"/>
        <w:rPr>
          <w:szCs w:val="24"/>
        </w:rPr>
      </w:pPr>
    </w:p>
    <w:p w:rsidRDefault="00570A4A" w14:paraId="0A521D17" w14:textId="77777777" w:rsidR="00570A4A">
      <w:pPr>
        <w:spacing w:line="400" w:lineRule="exact"/>
        <w:rPr>
          <w:szCs w:val="24"/>
        </w:rPr>
      </w:pPr>
    </w:p>
    <w:p w:rsidRDefault="00570A4A" w14:paraId="0B32B282" w14:textId="77777777" w:rsidR="00570A4A">
      <w:pPr>
        <w:spacing w:line="400" w:lineRule="exact"/>
        <w:rPr>
          <w:szCs w:val="24"/>
        </w:rPr>
      </w:pPr>
    </w:p>
    <w:p w:rsidRDefault="00570A4A" w14:paraId="32F6CCB7" w14:textId="77777777" w:rsidR="00570A4A">
      <w:pPr>
        <w:spacing w:line="400" w:lineRule="exact"/>
        <w:rPr>
          <w:szCs w:val="24"/>
        </w:rPr>
      </w:pPr>
    </w:p>
    <w:p w:rsidRDefault="001F1109" w14:paraId="717479C7" w14:textId="77777777" w:rsidR="001F1109" w:rsidP="001F1109" w:rsidRPr="001F1109">
      <w:pPr>
        <w:widowControl/>
        <w:snapToGrid w:val="0"/>
        <w:spacing w:line="480" w:lineRule="auto"/>
        <w:jc w:val="center"/>
        <w:rPr>
          <w:rFonts w:ascii="Times New Roman" w:hAnsi="Times New Roman" w:eastAsia="黑体"/>
          <w:kern w:val="0"/>
          <w:sz w:val="28"/>
          <w:szCs w:val="28"/>
        </w:rPr>
      </w:pPr>
      <w:r w:rsidRPr="001F1109">
        <w:rPr>
          <w:rFonts w:ascii="黑体" w:hAnsi="黑体" w:eastAsia="黑体" w:cstheme="minorBidi"/>
          <w:kern w:val="0"/>
          <w:sz w:val="28"/>
          <w:szCs w:val="28"/>
        </w:rPr>
        <w:t>投标人：</w:t>
      </w:r>
      <w:r w:rsidRPr="001F1109">
        <w:rPr>
          <w:rFonts w:ascii="黑体" w:hAnsi="黑体" w:eastAsia="黑体" w:cstheme="minorBidi"/>
          <w:kern w:val="0"/>
          <w:sz w:val="28"/>
          <w:szCs w:val="28"/>
          <w:u w:val="single"/>
        </w:rPr>
        <w:t>九江七所精密机电科技有限公司</w:t>
      </w:r>
      <w:r w:rsidRPr="001F1109">
        <w:rPr>
          <w:rFonts w:ascii="黑体" w:hAnsi="黑体" w:eastAsia="黑体" w:cstheme="minorBidi"/>
          <w:kern w:val="0"/>
          <w:sz w:val="28"/>
          <w:szCs w:val="28"/>
        </w:rPr>
        <w:t>（盖单位公章）</w:t>
      </w:r>
    </w:p>
    <w:p w:rsidRDefault="001F1109" w14:paraId="279A6FB6" w14:textId="77777777" w:rsidR="00561B3B" w:rsidP="00561B3B">
      <w:pPr>
        <w:widowControl/>
        <w:snapToGrid w:val="0"/>
        <w:spacing w:line="480" w:lineRule="auto"/>
        <w:jc w:val="center"/>
        <w:rPr>
          <w:rFonts w:ascii="Times New Roman" w:hAnsi="Times New Roman" w:eastAsia="黑体"/>
          <w:kern w:val="0"/>
          <w:sz w:val="28"/>
          <w:szCs w:val="28"/>
        </w:rPr>
      </w:pPr>
      <w:r w:rsidRPr="001F1109">
        <w:rPr>
          <w:rFonts w:ascii="黑体" w:hAnsi="黑体" w:eastAsia="黑体" w:cstheme="minorBidi"/>
          <w:kern w:val="0"/>
          <w:sz w:val="28"/>
          <w:szCs w:val="28"/>
        </w:rPr>
        <w:t>法定代表人或委托代理人：</w:t>
      </w:r>
      <w:r w:rsidRPr="001F1109">
        <w:rPr>
          <w:rFonts w:ascii="黑体" w:hAnsi="黑体" w:eastAsia="黑体" w:cstheme="minorBidi"/>
          <w:kern w:val="0"/>
          <w:sz w:val="28"/>
          <w:szCs w:val="28"/>
          <w:u w:val="single"/>
        </w:rPr>
        <w:t xml:space="preserve"> </w:t>
      </w:r>
      <w:r w:rsidRPr="001F1109">
        <w:rPr>
          <w:rFonts w:ascii="Times New Roman" w:hAnsi="Times New Roman" w:eastAsia="Times New Roman" w:cstheme="minorBidi"/>
          <w:kern w:val="0"/>
          <w:sz w:val="28"/>
          <w:szCs w:val="28"/>
          <w:u w:val="single"/>
        </w:rPr>
        <w:t xml:space="preserve">           </w:t>
      </w:r>
      <w:r w:rsidRPr="001F1109">
        <w:rPr>
          <w:rFonts w:ascii="黑体" w:hAnsi="黑体" w:eastAsia="黑体" w:cstheme="minorBidi"/>
          <w:kern w:val="0"/>
          <w:sz w:val="28"/>
          <w:szCs w:val="28"/>
        </w:rPr>
        <w:t>（签字或签章）</w:t>
      </w:r>
    </w:p>
    <w:p w:rsidRDefault="00561B3B" w14:paraId="2AF5F6AD" w14:textId="1045E84C" w:rsidR="00570A4A" w:rsidP="00561B3B" w:rsidRPr="00561B3B">
      <w:pPr>
        <w:widowControl/>
        <w:snapToGrid w:val="0"/>
        <w:spacing w:line="480" w:lineRule="auto"/>
        <w:jc w:val="center"/>
        <w:rPr>
          <w:rFonts w:ascii="Times New Roman" w:hAnsi="Times New Roman" w:eastAsia="黑体"/>
          <w:kern w:val="0"/>
          <w:sz w:val="28"/>
          <w:szCs w:val="28"/>
        </w:rPr>
      </w:pPr>
      <w:bookmarkStart w:id="1" w:name="OLE_LINK3"/>
      <w:r w:rsidRPr="00561B3B">
        <w:rPr>
          <w:rFonts w:hint="eastAsia" w:asciiTheme="minorHAnsi" w:hAnsiTheme="minorHAnsi" w:eastAsiaTheme="minorEastAsia" w:cstheme="minorBidi"/>
          <w:sz w:val="32"/>
          <w:szCs w:val="32"/>
          <w:u w:val="single"/>
        </w:rPr>
        <w:t>2026</w:t>
      </w:r>
      <w:r w:rsidR="00000000" w:rsidRPr="00561B3B">
        <w:rPr>
          <w:sz w:val="32"/>
          <w:szCs w:val="32"/>
        </w:rPr>
        <w:t>年</w:t>
      </w:r>
      <w:r w:rsidRPr="00561B3B">
        <w:rPr>
          <w:rFonts w:hint="eastAsia" w:asciiTheme="minorHAnsi" w:hAnsiTheme="minorHAnsi" w:eastAsiaTheme="minorEastAsia" w:cstheme="minorBidi"/>
          <w:sz w:val="32"/>
          <w:szCs w:val="32"/>
          <w:u w:val="single"/>
        </w:rPr>
        <w:t>6</w:t>
      </w:r>
      <w:r w:rsidR="00000000" w:rsidRPr="00561B3B">
        <w:rPr>
          <w:sz w:val="32"/>
          <w:szCs w:val="32"/>
        </w:rPr>
        <w:t>月</w:t>
      </w:r>
      <w:r w:rsidRPr="00561B3B">
        <w:rPr>
          <w:rFonts w:hint="eastAsia" w:asciiTheme="minorHAnsi" w:hAnsiTheme="minorHAnsi" w:eastAsiaTheme="minorEastAsia" w:cstheme="minorBidi"/>
          <w:sz w:val="32"/>
          <w:szCs w:val="32"/>
          <w:u w:val="single"/>
        </w:rPr>
        <w:t>15</w:t>
      </w:r>
      <w:r w:rsidR="00000000" w:rsidRPr="00561B3B">
        <w:rPr>
          <w:sz w:val="32"/>
          <w:szCs w:val="32"/>
        </w:rPr>
        <w:t>日</w:t>
      </w:r>
      <w:bookmarkEnd w:id="1"/>
    </w:p>
    <w:p w:rsidRDefault="00570A4A" w14:paraId="39050A9D" w14:textId="77777777" w:rsidR="00570A4A">
      <w:pPr>
        <w:spacing w:line="400" w:lineRule="exact"/>
        <w:rPr>
          <w:szCs w:val="24"/>
        </w:rPr>
      </w:pPr>
    </w:p>
    <w:p w:rsidRDefault="00570A4A" w14:paraId="1174F29E" w14:textId="77777777" w:rsidR="00570A4A">
      <w:pPr>
        <w:spacing w:line="400" w:lineRule="exact"/>
        <w:rPr>
          <w:szCs w:val="24"/>
        </w:rPr>
      </w:pPr>
    </w:p>
    <w:p w:rsidRDefault="00570A4A" w14:paraId="4E8C591C" w14:textId="77777777" w:rsidR="00570A4A">
      <w:pPr>
        <w:spacing w:line="400" w:lineRule="exact"/>
        <w:rPr>
          <w:szCs w:val="24"/>
        </w:rPr>
        <w:sectPr w:rsidR="00570A4A" w:rsidSect="001F1109">
          <w:headerReference w:type="first" r:id="rId10"/>
          <w:footerReference w:type="first" r:id="rId11"/>
          <w:pgSz w:w="11906" w:h="16838"/>
          <w:pgMar w:top="113" w:right="1134" w:bottom="1134" w:left="1134" w:header="0" w:footer="737" w:gutter="0"/>
          <w:cols w:space="720"/>
          <w:docGrid w:type="lines" w:linePitch="381"/>
        </w:sectPr>
      </w:pPr>
    </w:p>
    <w:p w:rsidRDefault="00000000" w14:paraId="79436C79" w14:textId="77777777" w:rsidR="00570A4A">
      <w:pPr>
        <w:spacing w:line="400" w:lineRule="exact"/>
        <w:jc w:val="center"/>
        <w:rPr>
          <w:sz w:val="28"/>
          <w:szCs w:val="28"/>
        </w:rPr>
      </w:pPr>
      <w:r>
        <w:rPr>
          <w:sz w:val="28"/>
          <w:szCs w:val="28"/>
        </w:rPr>
        <w:t>目录</w:t>
      </w:r>
    </w:p>
    <w:p w:rsidRDefault="00570A4A" w14:paraId="2AA54DFA" w14:textId="77777777" w:rsidR="00570A4A">
      <w:pPr>
        <w:spacing w:line="400" w:lineRule="exact"/>
        <w:jc w:val="center"/>
        <w:rPr>
          <w:sz w:val="28"/>
          <w:szCs w:val="28"/>
        </w:rPr>
      </w:pPr>
    </w:p>
    <w:p w:rsidRDefault="00000000" w14:paraId="22AD3894" w14:textId="77777777" w:rsidR="00570A4A">
      <w:pPr>
        <w:spacing w:line="360" w:lineRule="auto"/>
        <w:rPr>
          <w:sz w:val="24"/>
          <w:szCs w:val="24"/>
        </w:rPr>
      </w:pPr>
      <w:r>
        <w:rPr>
          <w:rFonts w:hint="eastAsia" w:asciiTheme="minorHAnsi" w:hAnsiTheme="minorHAnsi" w:eastAsiaTheme="minorEastAsia" w:cstheme="minorBidi"/>
          <w:sz w:val="24"/>
          <w:szCs w:val="24"/>
        </w:rPr>
        <w:t>一、投标函</w:t>
      </w:r>
    </w:p>
    <w:p w:rsidRDefault="00000000" w14:paraId="6A60478D" w14:textId="77777777" w:rsidR="00570A4A">
      <w:pPr>
        <w:spacing w:line="360" w:lineRule="auto"/>
        <w:rPr>
          <w:sz w:val="24"/>
          <w:szCs w:val="24"/>
        </w:rPr>
      </w:pPr>
      <w:r>
        <w:rPr>
          <w:rFonts w:hint="eastAsia" w:asciiTheme="minorHAnsi" w:hAnsiTheme="minorHAnsi" w:eastAsiaTheme="minorEastAsia" w:cstheme="minorBidi"/>
          <w:sz w:val="24"/>
          <w:szCs w:val="24"/>
        </w:rPr>
        <w:t>二、法定代表人身份证明（适用于无委托代理人的情况）</w:t>
      </w:r>
    </w:p>
    <w:p w:rsidRDefault="00000000" w14:paraId="0AA5D87F" w14:textId="77777777" w:rsidR="00570A4A">
      <w:pPr>
        <w:spacing w:line="360" w:lineRule="auto"/>
        <w:rPr>
          <w:sz w:val="24"/>
          <w:szCs w:val="24"/>
        </w:rPr>
      </w:pPr>
      <w:r>
        <w:rPr>
          <w:rFonts w:hint="eastAsia" w:asciiTheme="minorHAnsi" w:hAnsiTheme="minorHAnsi" w:eastAsiaTheme="minorEastAsia" w:cstheme="minorBidi"/>
          <w:sz w:val="24"/>
          <w:szCs w:val="24"/>
        </w:rPr>
        <w:t>三、法人授权委托书（适用于有委托代理人的情况）</w:t>
      </w:r>
    </w:p>
    <w:p w:rsidRDefault="00000000" w14:paraId="176F45AC" w14:textId="77777777" w:rsidR="00570A4A">
      <w:pPr>
        <w:spacing w:line="360" w:lineRule="auto"/>
        <w:rPr>
          <w:sz w:val="24"/>
          <w:szCs w:val="24"/>
        </w:rPr>
      </w:pPr>
      <w:r>
        <w:rPr>
          <w:rFonts w:hint="eastAsia" w:asciiTheme="minorHAnsi" w:hAnsiTheme="minorHAnsi" w:eastAsiaTheme="minorEastAsia" w:cstheme="minorBidi"/>
          <w:sz w:val="24"/>
          <w:szCs w:val="24"/>
        </w:rPr>
        <w:t>四、投标保证金</w:t>
      </w:r>
    </w:p>
    <w:p w:rsidRDefault="00000000" w14:paraId="22D0A08B" w14:textId="77777777" w:rsidR="00570A4A">
      <w:pPr>
        <w:spacing w:line="360" w:lineRule="auto"/>
        <w:rPr>
          <w:sz w:val="24"/>
          <w:szCs w:val="24"/>
        </w:rPr>
      </w:pPr>
      <w:r>
        <w:rPr>
          <w:rFonts w:hint="eastAsia" w:asciiTheme="minorHAnsi" w:hAnsiTheme="minorHAnsi" w:eastAsiaTheme="minorEastAsia" w:cstheme="minorBidi"/>
          <w:sz w:val="24"/>
          <w:szCs w:val="24"/>
        </w:rPr>
        <w:t>五、</w:t>
      </w:r>
      <w:r>
        <w:rPr>
          <w:rFonts w:hint="eastAsia" w:asciiTheme="minorEastAsia" w:hAnsiTheme="minorEastAsia" w:eastAsiaTheme="minorEastAsia" w:cstheme="minorBidi"/>
          <w:sz w:val="24"/>
          <w:szCs w:val="24"/>
        </w:rPr>
        <w:t>商务条款偏离表</w:t>
      </w:r>
    </w:p>
    <w:p w:rsidRDefault="00000000" w14:paraId="38ABABCB" w14:textId="77777777" w:rsidR="00570A4A">
      <w:pPr>
        <w:spacing w:line="360" w:lineRule="auto"/>
        <w:rPr>
          <w:sz w:val="24"/>
          <w:szCs w:val="24"/>
        </w:rPr>
      </w:pPr>
      <w:r>
        <w:rPr>
          <w:rFonts w:hint="eastAsia" w:asciiTheme="minorHAnsi" w:hAnsiTheme="minorHAnsi" w:eastAsiaTheme="minorEastAsia" w:cstheme="minorBidi"/>
          <w:sz w:val="24"/>
          <w:szCs w:val="24"/>
        </w:rPr>
        <w:t>六、技术规格偏离表</w:t>
      </w:r>
    </w:p>
    <w:p w:rsidRDefault="00000000" w14:paraId="2CEA6689" w14:textId="77777777" w:rsidR="00570A4A">
      <w:pPr>
        <w:spacing w:line="360" w:lineRule="auto"/>
        <w:rPr>
          <w:sz w:val="24"/>
          <w:szCs w:val="24"/>
        </w:rPr>
      </w:pPr>
      <w:r>
        <w:rPr>
          <w:rFonts w:hint="eastAsia" w:asciiTheme="minorHAnsi" w:hAnsiTheme="minorHAnsi" w:eastAsiaTheme="minorEastAsia" w:cstheme="minorBidi"/>
          <w:sz w:val="24"/>
          <w:szCs w:val="24"/>
        </w:rPr>
        <w:t>七、投标报价表</w:t>
      </w:r>
    </w:p>
    <w:p w:rsidRDefault="00000000" w14:paraId="376C5CCD" w14:textId="77777777" w:rsidR="00570A4A">
      <w:pPr>
        <w:spacing w:line="360" w:lineRule="auto"/>
        <w:rPr>
          <w:sz w:val="24"/>
          <w:szCs w:val="24"/>
        </w:rPr>
      </w:pPr>
      <w:r>
        <w:rPr>
          <w:rFonts w:hint="eastAsia" w:asciiTheme="minorHAnsi" w:hAnsiTheme="minorHAnsi" w:eastAsiaTheme="minorEastAsia" w:cstheme="minorBidi"/>
          <w:sz w:val="24"/>
          <w:szCs w:val="24"/>
        </w:rPr>
        <w:t>八、投标产品价格明细表</w:t>
      </w:r>
    </w:p>
    <w:p w:rsidRDefault="00000000" w14:paraId="533105CE" w14:textId="77777777" w:rsidR="00570A4A">
      <w:pPr>
        <w:spacing w:line="360" w:lineRule="auto"/>
        <w:rPr>
          <w:sz w:val="24"/>
          <w:szCs w:val="24"/>
        </w:rPr>
      </w:pPr>
      <w:r>
        <w:rPr>
          <w:rFonts w:hint="eastAsia" w:asciiTheme="minorHAnsi" w:hAnsiTheme="minorHAnsi" w:eastAsiaTheme="minorEastAsia" w:cstheme="minorBidi"/>
          <w:sz w:val="24"/>
          <w:szCs w:val="24"/>
        </w:rPr>
        <w:t>九、资格审查资料及评审资料</w:t>
      </w:r>
    </w:p>
    <w:p w:rsidRDefault="00000000" w14:paraId="1AB887CE" w14:textId="77777777" w:rsidR="00570A4A">
      <w:pPr>
        <w:spacing w:line="360" w:lineRule="auto"/>
        <w:rPr>
          <w:sz w:val="24"/>
          <w:szCs w:val="24"/>
        </w:rPr>
      </w:pPr>
      <w:r>
        <w:rPr>
          <w:rFonts w:hint="eastAsia" w:asciiTheme="minorHAnsi" w:hAnsiTheme="minorHAnsi" w:eastAsiaTheme="minorEastAsia" w:cstheme="minorBidi"/>
          <w:sz w:val="24"/>
          <w:szCs w:val="24"/>
        </w:rPr>
        <w:t>十、技术支持资料</w:t>
      </w:r>
    </w:p>
    <w:p w:rsidRDefault="00000000" w14:paraId="343EA6C1" w14:textId="77777777" w:rsidR="00570A4A">
      <w:pPr>
        <w:spacing w:line="360" w:lineRule="auto"/>
        <w:rPr>
          <w:sz w:val="24"/>
          <w:szCs w:val="24"/>
        </w:rPr>
      </w:pPr>
      <w:r>
        <w:rPr>
          <w:rFonts w:hint="eastAsia" w:asciiTheme="minorHAnsi" w:hAnsiTheme="minorHAnsi" w:eastAsiaTheme="minorEastAsia" w:cstheme="minorBidi"/>
          <w:sz w:val="24"/>
          <w:szCs w:val="24"/>
        </w:rPr>
        <w:t>十一、投标人认为能反映投标人优势或有利于中标的其他资料</w:t>
      </w:r>
    </w:p>
    <w:p w:rsidRDefault="00570A4A" w14:paraId="62900770" w14:textId="77777777" w:rsidR="00570A4A">
      <w:pPr>
        <w:spacing w:line="400" w:lineRule="exact"/>
        <w:rPr>
          <w:szCs w:val="24"/>
        </w:rPr>
        <w:sectPr w:rsidR="00570A4A">
          <w:pgSz w:w="11906" w:h="16838"/>
          <w:pgMar w:top="1134" w:right="1134" w:bottom="1134" w:left="1134" w:header="782" w:footer="737" w:gutter="0"/>
          <w:cols w:space="720"/>
          <w:docGrid w:type="lines" w:linePitch="381"/>
        </w:sectPr>
      </w:pPr>
    </w:p>
    <w:p w:rsidRDefault="00000000" w14:paraId="4A7A3EE9" w14:textId="77777777" w:rsidR="00570A4A">
      <w:pPr>
        <w:pStyle w:val="12"/>
        <w:widowControl/>
        <w:numPr>
          <w:ilvl w:val="0"/>
          <w:numId w:val="0"/>
        </w:numPr>
        <w:tabs>
          <w:tab w:val="clear" w:pos="709"/>
        </w:tabs>
        <w:snapToGrid w:val="0"/>
        <w:spacing w:after="0" w:before="0" w:line="240" w:lineRule="auto"/>
        <w:jc w:val="center"/>
        <w:rPr>
          <w:rFonts w:eastAsia="宋体" w:cs="宋体"/>
        </w:rPr>
      </w:pPr>
      <w:bookmarkStart w:id="2" w:name="_Toc9226"/>
      <w:bookmarkStart w:id="3" w:name="_Toc66089641"/>
      <w:bookmarkStart w:id="4" w:name="_Toc34906006"/>
      <w:r>
        <w:rPr>
          <w:rFonts w:ascii="宋体" w:hAnsi="宋体" w:eastAsia="宋体" w:cs="宋体"/>
          <w:b/>
          <w:bCs/>
          <w:sz w:val="28"/>
          <w:szCs w:val="28"/>
        </w:rPr>
        <w:t>资格审查索引表</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7974"/>
        <w:gridCol w:w="1880"/>
      </w:tblGrid>
      <w:tr w:rsidR="00570A4A" w14:paraId="3487F885" w14:textId="77777777">
        <w:trPr>
          <w:hidden w:val="0"/>
          <w:jc w:val="center"/>
        </w:trPr>
        <w:tc>
          <w:tcPr>
            <w:tcW w:w="4045" w:type="pct"/>
            <w:vAlign w:val="center"/>
          </w:tcPr>
          <w:p w:rsidRDefault="00000000" w14:paraId="4ECC47B6" w14:textId="77777777" w:rsidR="00570A4A">
            <w:pPr>
              <w:spacing w:line="400" w:lineRule="exact"/>
              <w:jc w:val="center"/>
              <w:rPr>
                <w:rFonts w:ascii="宋体" w:hAnsi="宋体" w:cs="宋体"/>
                <w:b/>
                <w:bCs/>
                <w:sz w:val="24"/>
                <w:szCs w:val="24"/>
              </w:rPr>
            </w:pPr>
            <w:r>
              <w:rPr>
                <w:rFonts w:ascii="宋体" w:hAnsi="宋体" w:cs="宋体" w:eastAsiaTheme="minorEastAsia"/>
                <w:b/>
                <w:bCs/>
                <w:sz w:val="24"/>
                <w:szCs w:val="24"/>
              </w:rPr>
              <w:t>审查标准</w:t>
            </w:r>
          </w:p>
        </w:tc>
        <w:tc>
          <w:tcPr>
            <w:tcW w:w="954" w:type="pct"/>
            <w:vAlign w:val="center"/>
          </w:tcPr>
          <w:p w:rsidRDefault="00000000" w14:paraId="0DE7ED82" w14:textId="77777777" w:rsidR="00570A4A">
            <w:pPr>
              <w:spacing w:line="400" w:lineRule="exact"/>
              <w:jc w:val="center"/>
              <w:rPr>
                <w:rFonts w:ascii="宋体" w:hAnsi="宋体" w:cs="宋体"/>
                <w:b/>
                <w:bCs/>
                <w:sz w:val="24"/>
                <w:szCs w:val="24"/>
              </w:rPr>
            </w:pPr>
            <w:r>
              <w:rPr>
                <w:rFonts w:ascii="宋体" w:hAnsi="宋体" w:cs="宋体" w:eastAsiaTheme="minorEastAsia"/>
                <w:b/>
                <w:bCs/>
                <w:sz w:val="24"/>
                <w:szCs w:val="24"/>
              </w:rPr>
              <w:t>投标文件</w:t>
            </w:r>
          </w:p>
          <w:p w:rsidRDefault="00000000" w14:paraId="158F4648" w14:textId="77777777" w:rsidR="00570A4A">
            <w:pPr>
              <w:spacing w:line="400" w:lineRule="exact"/>
              <w:jc w:val="center"/>
              <w:rPr>
                <w:rFonts w:ascii="宋体" w:hAnsi="宋体" w:cs="宋体"/>
                <w:b/>
                <w:bCs/>
                <w:sz w:val="24"/>
                <w:szCs w:val="24"/>
              </w:rPr>
            </w:pPr>
            <w:r>
              <w:rPr>
                <w:rFonts w:ascii="宋体" w:hAnsi="宋体" w:cs="宋体" w:eastAsiaTheme="minorEastAsia"/>
                <w:b/>
                <w:bCs/>
                <w:sz w:val="24"/>
                <w:szCs w:val="24"/>
              </w:rPr>
              <w:t>响应页码</w:t>
            </w:r>
          </w:p>
        </w:tc>
      </w:tr>
      <w:tr w:rsidR="00570A4A" w14:paraId="12B748A5" w14:textId="77777777">
        <w:trPr>
          <w:hidden w:val="0"/>
          <w:jc w:val="center"/>
        </w:trPr>
        <w:tc>
          <w:tcPr>
            <w:tcW w:w="4045" w:type="pct"/>
            <w:vAlign w:val="center"/>
          </w:tcPr>
          <w:p w:rsidRDefault="00000000" w14:paraId="5F55E147"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rsidRDefault="00000000" w14:paraId="7CB04E43"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71A7C5A1" w14:textId="77777777">
        <w:trPr>
          <w:hidden w:val="0"/>
          <w:jc w:val="center"/>
        </w:trPr>
        <w:tc>
          <w:tcPr>
            <w:tcW w:w="4045" w:type="pct"/>
            <w:vAlign w:val="center"/>
          </w:tcPr>
          <w:p w:rsidRDefault="00000000" w14:paraId="1C6A8F6D"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2.投标人的法定代表人或负责人为同一人或者存在控股、管理关系的不同投标人，不得参加同一标段投标或者未划分标段的同一招标项目投标。</w:t>
            </w:r>
          </w:p>
        </w:tc>
        <w:tc>
          <w:tcPr>
            <w:tcW w:w="954" w:type="pct"/>
            <w:vAlign w:val="center"/>
          </w:tcPr>
          <w:p w:rsidRDefault="00000000" w14:paraId="3F0D05E4"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0B87F48D" w14:textId="77777777">
        <w:trPr>
          <w:hidden w:val="0"/>
          <w:trHeight w:val="515"/>
          <w:jc w:val="center"/>
        </w:trPr>
        <w:tc>
          <w:tcPr>
            <w:tcW w:w="4045" w:type="pct"/>
            <w:vAlign w:val="center"/>
          </w:tcPr>
          <w:p w:rsidRDefault="00000000" w14:paraId="4C55AE78" w14:textId="77777777" w:rsidR="00570A4A">
            <w:pPr>
              <w:tabs>
                <w:tab w:val="left" w:pos="466"/>
              </w:tabs>
              <w:spacing w:line="400" w:lineRule="exact"/>
              <w:ind w:right="46" w:rightChars="22"/>
              <w:rPr>
                <w:rFonts w:ascii="宋体" w:hAnsi="宋体" w:cs="宋体"/>
                <w:sz w:val="24"/>
                <w:szCs w:val="24"/>
              </w:rPr>
            </w:pPr>
            <w:r>
              <w:rPr>
                <w:rFonts w:ascii="宋体" w:hAnsi="宋体" w:cs="宋体" w:eastAsiaTheme="minorEastAsia"/>
                <w:sz w:val="24"/>
                <w:szCs w:val="24"/>
              </w:rPr>
              <w:t>3.提供合法且在有效期内的企业营业执照（盖单位公章）。</w:t>
            </w:r>
          </w:p>
        </w:tc>
        <w:tc>
          <w:tcPr>
            <w:tcW w:w="954" w:type="pct"/>
            <w:vAlign w:val="center"/>
          </w:tcPr>
          <w:p w:rsidRDefault="00000000" w14:paraId="0E130A89" w14:textId="77777777" w:rsidR="00570A4A">
            <w:pPr>
              <w:tabs>
                <w:tab w:val="left" w:pos="466"/>
              </w:tabs>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055034E5" w14:textId="77777777">
        <w:trPr>
          <w:hidden w:val="0"/>
          <w:trHeight w:val="492"/>
          <w:jc w:val="center"/>
        </w:trPr>
        <w:tc>
          <w:tcPr>
            <w:tcW w:w="4045" w:type="pct"/>
            <w:vAlign w:val="center"/>
          </w:tcPr>
          <w:p w:rsidRDefault="00000000" w14:paraId="79BD8356"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4.法定代表人身份证明书（原件）和法定代表人身份证（复印件）。</w:t>
            </w:r>
          </w:p>
        </w:tc>
        <w:tc>
          <w:tcPr>
            <w:tcW w:w="954" w:type="pct"/>
            <w:vAlign w:val="center"/>
          </w:tcPr>
          <w:p w:rsidRDefault="00000000" w14:paraId="76646A55"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4A11AD79" w14:textId="77777777">
        <w:trPr>
          <w:hidden w:val="0"/>
          <w:jc w:val="center"/>
        </w:trPr>
        <w:tc>
          <w:tcPr>
            <w:tcW w:w="4045" w:type="pct"/>
            <w:vAlign w:val="center"/>
          </w:tcPr>
          <w:p w:rsidRDefault="00000000" w14:paraId="7109EBF6"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5.法人授权委托书（原件）和委托代理人身份证（复印件）。（适用于有委托代理人的情况）</w:t>
            </w:r>
          </w:p>
        </w:tc>
        <w:tc>
          <w:tcPr>
            <w:tcW w:w="954" w:type="pct"/>
            <w:vAlign w:val="center"/>
          </w:tcPr>
          <w:p w:rsidRDefault="00000000" w14:paraId="24AE341B"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51CC0F9A" w14:textId="77777777">
        <w:trPr>
          <w:hidden w:val="0"/>
          <w:jc w:val="center"/>
        </w:trPr>
        <w:tc>
          <w:tcPr>
            <w:tcW w:w="4045" w:type="pct"/>
            <w:vAlign w:val="center"/>
          </w:tcPr>
          <w:p w:rsidRDefault="00000000" w14:paraId="2338E79B"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rsidRDefault="00000000" w14:paraId="5919E752"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202A5F62" w14:textId="77777777">
        <w:trPr>
          <w:hidden w:val="0"/>
          <w:jc w:val="center"/>
        </w:trPr>
        <w:tc>
          <w:tcPr>
            <w:tcW w:w="4045" w:type="pct"/>
            <w:vAlign w:val="center"/>
          </w:tcPr>
          <w:p w:rsidRDefault="00000000" w14:paraId="1C7F667B"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7.投标人具有合法的税务登记或能够开具适用税率的正规增值税专用发票。</w:t>
            </w:r>
          </w:p>
        </w:tc>
        <w:tc>
          <w:tcPr>
            <w:tcW w:w="954" w:type="pct"/>
            <w:vAlign w:val="center"/>
          </w:tcPr>
          <w:p w:rsidRDefault="00000000" w14:paraId="5E8B46DC"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1A5607FB" w14:textId="77777777">
        <w:trPr>
          <w:hidden w:val="0"/>
          <w:trHeight w:val="680"/>
          <w:jc w:val="center"/>
        </w:trPr>
        <w:tc>
          <w:tcPr>
            <w:tcW w:w="4045" w:type="pct"/>
            <w:vAlign w:val="center"/>
          </w:tcPr>
          <w:p w:rsidRDefault="00000000" w14:paraId="1499F6F0"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8.提供投标人关联单位说明（盖单位公章）。</w:t>
            </w:r>
          </w:p>
        </w:tc>
        <w:tc>
          <w:tcPr>
            <w:tcW w:w="954" w:type="pct"/>
            <w:vAlign w:val="center"/>
          </w:tcPr>
          <w:p w:rsidRDefault="00000000" w14:paraId="71A321D6"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68D24766" w14:textId="77777777">
        <w:trPr>
          <w:hidden w:val="0"/>
          <w:jc w:val="center"/>
        </w:trPr>
        <w:tc>
          <w:tcPr>
            <w:tcW w:w="4045" w:type="pct"/>
            <w:vAlign w:val="center"/>
          </w:tcPr>
          <w:p w:rsidRDefault="00000000" w14:paraId="717CD7C3"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9.</w:t>
            </w:r>
            <w:bookmarkStart w:id="5" w:name="_Toc28524"/>
            <w:r>
              <w:rPr>
                <w:rFonts w:ascii="宋体" w:hAnsi="宋体" w:cs="宋体" w:eastAsiaTheme="minorEastAsia"/>
                <w:sz w:val="24"/>
                <w:szCs w:val="24"/>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cs="宋体" w:eastAsiaTheme="minorEastAsia"/>
                <w:b/>
                <w:bCs/>
                <w:sz w:val="24"/>
                <w:szCs w:val="24"/>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5"/>
          </w:p>
        </w:tc>
        <w:tc>
          <w:tcPr>
            <w:tcW w:w="954" w:type="pct"/>
            <w:vAlign w:val="center"/>
          </w:tcPr>
          <w:p w:rsidRDefault="00000000" w14:paraId="5D6E3ACA"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26F475BC" w14:textId="77777777">
        <w:trPr>
          <w:hidden w:val="0"/>
          <w:jc w:val="center"/>
        </w:trPr>
        <w:tc>
          <w:tcPr>
            <w:tcW w:w="4045" w:type="pct"/>
            <w:vAlign w:val="center"/>
          </w:tcPr>
          <w:p w:rsidRDefault="00000000" w14:paraId="660A0319"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cs="宋体" w:eastAsiaTheme="minorEastAsia"/>
                <w:b/>
                <w:bCs/>
                <w:sz w:val="24"/>
                <w:szCs w:val="24"/>
              </w:rPr>
              <w:t>提供下载网站截图（截图上体现查询时点：招标公告发布之日至开标当日</w:t>
            </w:r>
            <w:r>
              <w:rPr>
                <w:rFonts w:ascii="宋体" w:hAnsi="宋体" w:cs="宋体" w:eastAsiaTheme="minorEastAsia"/>
                <w:b/>
                <w:bCs/>
                <w:sz w:val="24"/>
                <w:szCs w:val="24"/>
              </w:rPr>
              <w:t>中任意一日）并分别加盖投标人公章。</w:t>
            </w:r>
          </w:p>
        </w:tc>
        <w:tc>
          <w:tcPr>
            <w:tcW w:w="954" w:type="pct"/>
            <w:vAlign w:val="center"/>
          </w:tcPr>
          <w:p w:rsidRDefault="00000000" w14:paraId="2925B744"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7EF35487" w14:textId="77777777">
        <w:trPr>
          <w:hidden w:val="0"/>
          <w:jc w:val="center"/>
        </w:trPr>
        <w:tc>
          <w:tcPr>
            <w:tcW w:w="4045" w:type="pct"/>
            <w:vAlign w:val="center"/>
          </w:tcPr>
          <w:p w:rsidRDefault="00000000" w14:paraId="0B557276" w14:textId="77777777" w:rsidR="00570A4A">
            <w:pPr>
              <w:spacing w:line="400" w:lineRule="exact"/>
              <w:rPr>
                <w:rFonts w:ascii="宋体" w:hAnsi="宋体" w:cs="宋体"/>
                <w:sz w:val="24"/>
                <w:szCs w:val="24"/>
              </w:rPr>
            </w:pPr>
            <w:r>
              <w:rPr>
                <w:rFonts w:ascii="宋体" w:hAnsi="宋体" w:cs="宋体" w:eastAsiaTheme="minorEastAsia"/>
                <w:sz w:val="24"/>
                <w:szCs w:val="24"/>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cs="宋体" w:eastAsiaTheme="minorEastAsia"/>
                <w:b/>
                <w:bCs/>
                <w:sz w:val="24"/>
                <w:szCs w:val="24"/>
              </w:rPr>
              <w:t>提供下载网站截图（截图上体现查询时点：招标公告发布之日至开标当日中任意一日）并加盖投标人公章。</w:t>
            </w:r>
          </w:p>
        </w:tc>
        <w:tc>
          <w:tcPr>
            <w:tcW w:w="954" w:type="pct"/>
            <w:vAlign w:val="center"/>
          </w:tcPr>
          <w:p w:rsidRDefault="00000000" w14:paraId="6814BF14" w14:textId="77777777" w:rsidR="00570A4A">
            <w:pPr>
              <w:spacing w:line="400" w:lineRule="exact"/>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5951A23A" w14:textId="77777777">
        <w:trPr>
          <w:hidden w:val="0"/>
          <w:trHeight w:val="2173"/>
          <w:jc w:val="center"/>
        </w:trPr>
        <w:tc>
          <w:tcPr>
            <w:tcW w:w="4045" w:type="pct"/>
            <w:vAlign w:val="center"/>
          </w:tcPr>
          <w:p w:rsidRDefault="00000000" w14:paraId="57FEBF52" w14:textId="77777777" w:rsidR="00570A4A">
            <w:pPr>
              <w:spacing w:line="400" w:lineRule="exact"/>
              <w:rPr>
                <w:rFonts w:ascii="宋体" w:hAnsi="宋体" w:cs="宋体"/>
                <w:sz w:val="24"/>
                <w:szCs w:val="24"/>
              </w:rPr>
            </w:pPr>
            <w:r>
              <w:rPr>
                <w:rFonts w:ascii="宋体" w:hAnsi="宋体" w:cs="宋体" w:eastAsiaTheme="minorEastAsia"/>
                <w:sz w:val="24"/>
                <w:szCs w:val="24"/>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cs="宋体" w:eastAsiaTheme="minorEastAsia"/>
                <w:b/>
                <w:bCs/>
                <w:sz w:val="24"/>
                <w:szCs w:val="24"/>
              </w:rPr>
              <w:t>提供下载网站截图（截图上体现查询时点：招标公告发布之日至开标当日中任意一日）并加盖投标人盖公章。</w:t>
            </w:r>
          </w:p>
        </w:tc>
        <w:tc>
          <w:tcPr>
            <w:tcW w:w="954" w:type="pct"/>
            <w:vAlign w:val="center"/>
          </w:tcPr>
          <w:p w:rsidRDefault="00000000" w14:paraId="62FE856D" w14:textId="77777777" w:rsidR="00570A4A">
            <w:pPr>
              <w:spacing w:line="400" w:lineRule="exact"/>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2CDD893D" w14:textId="77777777">
        <w:trPr>
          <w:hidden w:val="0"/>
          <w:jc w:val="center"/>
        </w:trPr>
        <w:tc>
          <w:tcPr>
            <w:tcW w:w="4045" w:type="pct"/>
            <w:vAlign w:val="center"/>
          </w:tcPr>
          <w:p w:rsidRDefault="00000000" w14:paraId="2BC98009"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13.</w:t>
            </w:r>
            <w:r>
              <w:rPr>
                <w:rFonts w:ascii="宋体" w:hAnsi="宋体" w:cs="宋体" w:eastAsiaTheme="minorEastAsia"/>
                <w:bCs/>
                <w:sz w:val="24"/>
                <w:szCs w:val="24"/>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cs="宋体" w:eastAsiaTheme="minorEastAsia"/>
                <w:sz w:val="24"/>
                <w:szCs w:val="24"/>
              </w:rPr>
              <w:t>或实际控制人</w:t>
            </w:r>
            <w:r>
              <w:rPr>
                <w:rFonts w:ascii="宋体" w:hAnsi="宋体" w:cs="宋体" w:eastAsiaTheme="minorEastAsia"/>
                <w:bCs/>
                <w:sz w:val="24"/>
                <w:szCs w:val="24"/>
              </w:rPr>
              <w:t>和行贿人，在禁入期限内，上述人员担任法定代表人、主要负责人或实际控制人的其他企业也不得参加本项目投标。</w:t>
            </w:r>
          </w:p>
        </w:tc>
        <w:tc>
          <w:tcPr>
            <w:tcW w:w="954" w:type="pct"/>
            <w:vAlign w:val="center"/>
          </w:tcPr>
          <w:p w:rsidRDefault="00000000" w14:paraId="6C41A17F"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5B2882BC" w14:textId="77777777">
        <w:trPr>
          <w:hidden w:val="0"/>
          <w:trHeight w:val="957"/>
          <w:jc w:val="center"/>
        </w:trPr>
        <w:tc>
          <w:tcPr>
            <w:tcW w:w="4045" w:type="pct"/>
            <w:vAlign w:val="center"/>
          </w:tcPr>
          <w:p w:rsidRDefault="00000000" w14:paraId="49E6A5A1"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14.投标人近三年无因违约、不恰当履约等引起的仲裁和诉讼不良记录的承诺书（盖单位公章）。</w:t>
            </w:r>
          </w:p>
        </w:tc>
        <w:tc>
          <w:tcPr>
            <w:tcW w:w="954" w:type="pct"/>
            <w:vAlign w:val="center"/>
          </w:tcPr>
          <w:p w:rsidRDefault="00000000" w14:paraId="306CDB5E"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6C9C08AD" w14:textId="77777777">
        <w:trPr>
          <w:hidden w:val="0"/>
          <w:trHeight w:val="889"/>
          <w:jc w:val="center"/>
        </w:trPr>
        <w:tc>
          <w:tcPr>
            <w:tcW w:w="4045" w:type="pct"/>
            <w:vAlign w:val="center"/>
          </w:tcPr>
          <w:p w:rsidRDefault="00000000" w14:paraId="3C2C3B1E"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15.投标人应提供无围标、串</w:t>
            </w:r>
            <w:r>
              <w:rPr>
                <w:rFonts w:ascii="宋体" w:hAnsi="宋体" w:cs="宋体" w:eastAsiaTheme="minorEastAsia"/>
                <w:sz w:val="24"/>
                <w:szCs w:val="24"/>
              </w:rPr>
              <w:t>标行为</w:t>
            </w:r>
            <w:r>
              <w:rPr>
                <w:rFonts w:ascii="宋体" w:hAnsi="宋体" w:cs="宋体" w:eastAsiaTheme="minorEastAsia"/>
                <w:sz w:val="24"/>
                <w:szCs w:val="24"/>
              </w:rPr>
              <w:t>承诺书（盖单位公章）。</w:t>
            </w:r>
          </w:p>
        </w:tc>
        <w:tc>
          <w:tcPr>
            <w:tcW w:w="954" w:type="pct"/>
            <w:vAlign w:val="center"/>
          </w:tcPr>
          <w:p w:rsidRDefault="00000000" w14:paraId="07E4B90E"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1976668C" w14:textId="77777777">
        <w:trPr>
          <w:hidden w:val="0"/>
          <w:jc w:val="center"/>
        </w:trPr>
        <w:tc>
          <w:tcPr>
            <w:tcW w:w="4045" w:type="pct"/>
            <w:vAlign w:val="center"/>
          </w:tcPr>
          <w:p w:rsidRDefault="00000000" w14:paraId="3905D6B3"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16.本项目不接受联合体投标，</w:t>
            </w:r>
            <w:r>
              <w:rPr>
                <w:rFonts w:ascii="宋体" w:hAnsi="宋体" w:cs="宋体" w:eastAsiaTheme="minorEastAsia"/>
                <w:snapToGrid w:val="0"/>
                <w:sz w:val="24"/>
                <w:szCs w:val="24"/>
              </w:rPr>
              <w:t>项目执行过程中不允许转变责任主体承诺书（</w:t>
            </w:r>
            <w:r>
              <w:rPr>
                <w:rFonts w:ascii="宋体" w:hAnsi="宋体" w:cs="宋体" w:eastAsiaTheme="minorEastAsia"/>
                <w:sz w:val="24"/>
                <w:szCs w:val="24"/>
              </w:rPr>
              <w:t>盖单位公章</w:t>
            </w:r>
            <w:r>
              <w:rPr>
                <w:rFonts w:ascii="宋体" w:hAnsi="宋体" w:cs="宋体" w:eastAsiaTheme="minorEastAsia"/>
                <w:snapToGrid w:val="0"/>
                <w:sz w:val="24"/>
                <w:szCs w:val="24"/>
              </w:rPr>
              <w:t>）。</w:t>
            </w:r>
          </w:p>
        </w:tc>
        <w:tc>
          <w:tcPr>
            <w:tcW w:w="954" w:type="pct"/>
            <w:vAlign w:val="center"/>
          </w:tcPr>
          <w:p w:rsidRDefault="00000000" w14:paraId="300A62A0"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4B785580" w14:textId="77777777">
        <w:trPr>
          <w:hidden w:val="0"/>
          <w:trHeight w:val="607"/>
          <w:jc w:val="center"/>
        </w:trPr>
        <w:tc>
          <w:tcPr>
            <w:tcW w:w="4045" w:type="pct"/>
            <w:vAlign w:val="center"/>
          </w:tcPr>
          <w:p w:rsidRDefault="00000000" w14:paraId="6E48DB34"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17.提供企业无红塔辽宁烟草有限责任公司干部职工投资入股承诺</w:t>
            </w:r>
            <w:r>
              <w:rPr>
                <w:rFonts w:ascii="宋体" w:hAnsi="宋体" w:cs="宋体" w:eastAsiaTheme="minorEastAsia"/>
                <w:snapToGrid w:val="0"/>
                <w:sz w:val="24"/>
                <w:szCs w:val="24"/>
              </w:rPr>
              <w:t>书</w:t>
            </w:r>
            <w:r>
              <w:rPr>
                <w:rFonts w:ascii="宋体" w:hAnsi="宋体" w:cs="宋体" w:eastAsiaTheme="minorEastAsia"/>
                <w:sz w:val="24"/>
                <w:szCs w:val="24"/>
              </w:rPr>
              <w:t>（盖单位公章）。</w:t>
            </w:r>
          </w:p>
        </w:tc>
        <w:tc>
          <w:tcPr>
            <w:tcW w:w="954" w:type="pct"/>
            <w:vAlign w:val="center"/>
          </w:tcPr>
          <w:p w:rsidRDefault="00570A4A" w14:paraId="7C0E4BA1" w14:textId="77777777" w:rsidR="00570A4A">
            <w:pPr>
              <w:spacing w:line="400" w:lineRule="exact"/>
              <w:ind w:right="46" w:rightChars="22"/>
              <w:jc w:val="center"/>
              <w:rPr>
                <w:rFonts w:ascii="宋体" w:hAnsi="宋体" w:cs="宋体"/>
                <w:sz w:val="24"/>
                <w:szCs w:val="24"/>
              </w:rPr>
            </w:pPr>
          </w:p>
        </w:tc>
      </w:tr>
      <w:tr w:rsidR="00570A4A" w14:paraId="32E8305F" w14:textId="77777777">
        <w:trPr>
          <w:hidden w:val="0"/>
          <w:jc w:val="center"/>
        </w:trPr>
        <w:tc>
          <w:tcPr>
            <w:tcW w:w="4045" w:type="pct"/>
            <w:vAlign w:val="center"/>
          </w:tcPr>
          <w:p w:rsidRDefault="00000000" w14:paraId="6274ECA2" w14:textId="77777777" w:rsidR="00570A4A">
            <w:pPr>
              <w:spacing w:line="400" w:lineRule="exact"/>
              <w:rPr>
                <w:rFonts w:ascii="宋体" w:hAnsi="宋体" w:cs="宋体"/>
                <w:sz w:val="24"/>
                <w:szCs w:val="24"/>
              </w:rPr>
            </w:pPr>
            <w:r>
              <w:rPr>
                <w:rFonts w:ascii="宋体" w:hAnsi="宋体" w:cs="宋体" w:eastAsiaTheme="minorEastAsia"/>
                <w:sz w:val="24"/>
                <w:szCs w:val="24"/>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rsidRDefault="00000000" w14:paraId="3AA6FA96" w14:textId="77777777" w:rsidR="00570A4A">
            <w:pPr>
              <w:spacing w:line="400" w:lineRule="exact"/>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bl>
    <w:p w:rsidRDefault="00570A4A" w14:paraId="10948B39" w14:textId="77777777" w:rsidR="00570A4A">
      <w:pPr>
        <w:rPr>
          <w:szCs w:val="24"/>
        </w:rPr>
      </w:pPr>
    </w:p>
    <w:p w:rsidRDefault="00000000" w14:paraId="2DADD3F6" w14:textId="77777777" w:rsidR="00570A4A">
      <w:pPr>
        <w:rPr>
          <w:rFonts w:ascii="宋体" w:hAnsi="宋体" w:cs="宋体"/>
          <w:b/>
          <w:bCs/>
          <w:sz w:val="28"/>
          <w:szCs w:val="28"/>
        </w:rPr>
      </w:pPr>
      <w:r>
        <w:rPr>
          <w:rFonts w:hint="eastAsia" w:ascii="宋体" w:hAnsi="宋体" w:cs="宋体" w:eastAsiaTheme="minorEastAsia"/>
          <w:b/>
          <w:bCs/>
          <w:sz w:val="28"/>
          <w:szCs w:val="28"/>
        </w:rPr>
        <w:br w:type="page"/>
      </w:r>
    </w:p>
    <w:p w:rsidRDefault="00000000" w14:paraId="00A95E6F" w14:textId="77777777" w:rsidR="00570A4A">
      <w:pPr>
        <w:pStyle w:val="12"/>
        <w:widowControl/>
        <w:numPr>
          <w:ilvl w:val="0"/>
          <w:numId w:val="0"/>
        </w:numPr>
        <w:tabs>
          <w:tab w:val="clear" w:pos="709"/>
        </w:tabs>
        <w:snapToGrid w:val="0"/>
        <w:spacing w:after="0" w:before="0" w:line="240" w:lineRule="auto"/>
        <w:jc w:val="center"/>
        <w:rPr>
          <w:rFonts w:cs="宋体"/>
          <w:b/>
          <w:bCs/>
          <w:sz w:val="28"/>
          <w:szCs w:val="28"/>
        </w:rPr>
      </w:pPr>
      <w:r>
        <w:rPr>
          <w:rFonts w:ascii="宋体" w:hAnsi="宋体" w:eastAsia="宋体" w:cs="宋体"/>
          <w:b/>
          <w:bCs/>
          <w:sz w:val="28"/>
          <w:szCs w:val="28"/>
        </w:rPr>
        <w:t>详细评审索引表</w:t>
      </w:r>
    </w:p>
    <w:tbl>
      <w:tblPr>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830"/>
        <w:gridCol w:w="1209"/>
        <w:gridCol w:w="5196"/>
        <w:gridCol w:w="1563"/>
      </w:tblGrid>
      <w:tr w:rsidR="00570A4A" w14:paraId="5FC8D4C8" w14:textId="77777777">
        <w:trPr>
          <w:hidden w:val="0"/>
          <w:trHeight w:val="969"/>
          <w:jc w:val="center"/>
        </w:trPr>
        <w:tc>
          <w:tcPr>
            <w:tcW w:w="471" w:type="pct"/>
            <w:tcBorders>
              <w:tl2br w:val="nil"/>
              <w:tr2bl w:val="nil"/>
            </w:tcBorders>
            <w:vAlign w:val="center"/>
          </w:tcPr>
          <w:p w:rsidRDefault="00000000" w14:paraId="7C988889" w14:textId="77777777" w:rsidR="00570A4A">
            <w:pPr>
              <w:jc w:val="center"/>
              <w:rPr>
                <w:rFonts w:ascii="宋体" w:hAnsi="宋体" w:cs="宋体"/>
                <w:b/>
                <w:bCs/>
                <w:szCs w:val="21"/>
              </w:rPr>
            </w:pPr>
            <w:r>
              <w:rPr>
                <w:rFonts w:ascii="宋体" w:hAnsi="宋体" w:cs="宋体" w:eastAsiaTheme="minorEastAsia"/>
                <w:b/>
                <w:bCs/>
                <w:szCs w:val="21"/>
              </w:rPr>
              <w:t>评审</w:t>
            </w:r>
          </w:p>
          <w:p w:rsidRDefault="00000000" w14:paraId="02BAE32A" w14:textId="77777777" w:rsidR="00570A4A">
            <w:pPr>
              <w:jc w:val="center"/>
              <w:rPr>
                <w:rFonts w:ascii="宋体" w:hAnsi="宋体" w:cs="宋体"/>
                <w:b/>
                <w:bCs/>
                <w:szCs w:val="21"/>
              </w:rPr>
            </w:pPr>
            <w:r>
              <w:rPr>
                <w:rFonts w:ascii="宋体" w:hAnsi="宋体" w:cs="宋体" w:eastAsiaTheme="minorEastAsia"/>
                <w:b/>
                <w:bCs/>
                <w:szCs w:val="21"/>
              </w:rPr>
              <w:t>项目</w:t>
            </w:r>
          </w:p>
        </w:tc>
        <w:tc>
          <w:tcPr>
            <w:tcW w:w="687" w:type="pct"/>
            <w:tcBorders>
              <w:tl2br w:val="nil"/>
              <w:tr2bl w:val="nil"/>
            </w:tcBorders>
            <w:vAlign w:val="center"/>
          </w:tcPr>
          <w:p w:rsidRDefault="00000000" w14:paraId="56A976C8" w14:textId="77777777" w:rsidR="00570A4A">
            <w:pPr>
              <w:jc w:val="center"/>
              <w:rPr>
                <w:rFonts w:ascii="宋体" w:hAnsi="宋体" w:cs="宋体"/>
                <w:szCs w:val="21"/>
              </w:rPr>
            </w:pPr>
            <w:r>
              <w:rPr>
                <w:rFonts w:ascii="宋体" w:hAnsi="宋体" w:cs="宋体" w:eastAsiaTheme="minorEastAsia"/>
                <w:b/>
                <w:bCs/>
                <w:szCs w:val="21"/>
              </w:rPr>
              <w:t>评审项目</w:t>
            </w:r>
          </w:p>
        </w:tc>
        <w:tc>
          <w:tcPr>
            <w:tcW w:w="2952" w:type="pct"/>
            <w:tcBorders>
              <w:tl2br w:val="nil"/>
              <w:tr2bl w:val="nil"/>
            </w:tcBorders>
            <w:vAlign w:val="center"/>
          </w:tcPr>
          <w:p w:rsidRDefault="00000000" w14:paraId="3E3EBD29" w14:textId="77777777" w:rsidR="00570A4A">
            <w:pPr>
              <w:ind w:firstLine="422" w:firstLineChars="200"/>
              <w:jc w:val="center"/>
              <w:rPr>
                <w:rFonts w:ascii="宋体" w:hAnsi="宋体" w:cs="宋体"/>
                <w:b/>
                <w:bCs/>
                <w:szCs w:val="21"/>
              </w:rPr>
            </w:pPr>
            <w:r>
              <w:rPr>
                <w:rFonts w:ascii="宋体" w:hAnsi="宋体" w:cs="宋体" w:eastAsiaTheme="minorEastAsia"/>
                <w:b/>
                <w:bCs/>
                <w:szCs w:val="21"/>
              </w:rPr>
              <w:t>评审标准</w:t>
            </w:r>
          </w:p>
        </w:tc>
        <w:tc>
          <w:tcPr>
            <w:tcW w:w="888" w:type="pct"/>
            <w:tcBorders>
              <w:tl2br w:val="nil"/>
              <w:tr2bl w:val="nil"/>
            </w:tcBorders>
            <w:vAlign w:val="center"/>
          </w:tcPr>
          <w:p w:rsidRDefault="00000000" w14:paraId="07EBAAF6" w14:textId="77777777" w:rsidR="00570A4A">
            <w:pPr>
              <w:spacing w:line="400" w:lineRule="exact"/>
              <w:jc w:val="center"/>
              <w:rPr>
                <w:rFonts w:ascii="宋体" w:hAnsi="宋体" w:cs="宋体"/>
                <w:b/>
                <w:bCs/>
                <w:szCs w:val="24"/>
              </w:rPr>
            </w:pPr>
            <w:r>
              <w:rPr>
                <w:rFonts w:ascii="宋体" w:hAnsi="宋体" w:cs="宋体" w:eastAsiaTheme="minorEastAsia"/>
                <w:b/>
                <w:bCs/>
                <w:szCs w:val="24"/>
              </w:rPr>
              <w:t>投标文件</w:t>
            </w:r>
          </w:p>
          <w:p w:rsidRDefault="00000000" w14:paraId="770A4368" w14:textId="77777777" w:rsidR="00570A4A">
            <w:pPr>
              <w:jc w:val="center"/>
              <w:rPr>
                <w:rFonts w:ascii="宋体" w:hAnsi="宋体" w:cs="宋体"/>
                <w:szCs w:val="21"/>
              </w:rPr>
            </w:pPr>
            <w:r>
              <w:rPr>
                <w:rFonts w:ascii="宋体" w:hAnsi="宋体" w:cs="宋体" w:eastAsiaTheme="minorEastAsia"/>
                <w:b/>
                <w:bCs/>
                <w:szCs w:val="24"/>
              </w:rPr>
              <w:t>响应页码</w:t>
            </w:r>
          </w:p>
        </w:tc>
      </w:tr>
      <w:tr w:rsidR="00570A4A" w14:paraId="5902E4DB" w14:textId="77777777">
        <w:trPr>
          <w:hidden w:val="0"/>
          <w:trHeight w:val="783"/>
          <w:jc w:val="center"/>
        </w:trPr>
        <w:tc>
          <w:tcPr>
            <w:tcW w:w="471" w:type="pct"/>
            <w:vMerge w:val="restart"/>
            <w:tcBorders>
              <w:tl2br w:val="nil"/>
              <w:tr2bl w:val="nil"/>
            </w:tcBorders>
            <w:vAlign w:val="center"/>
          </w:tcPr>
          <w:p w:rsidRDefault="00000000" w14:paraId="3697DAFE" w14:textId="77777777" w:rsidR="00570A4A">
            <w:pPr>
              <w:jc w:val="center"/>
              <w:rPr>
                <w:rFonts w:ascii="宋体" w:hAnsi="宋体" w:cs="宋体"/>
                <w:b/>
                <w:bCs/>
                <w:szCs w:val="21"/>
              </w:rPr>
            </w:pPr>
            <w:r>
              <w:rPr>
                <w:rFonts w:ascii="宋体" w:hAnsi="宋体" w:cs="宋体" w:eastAsiaTheme="minorEastAsia"/>
                <w:b/>
                <w:bCs/>
                <w:szCs w:val="21"/>
              </w:rPr>
              <w:t>技术</w:t>
            </w:r>
          </w:p>
          <w:p w:rsidRDefault="00000000" w14:paraId="7AB9100C" w14:textId="77777777" w:rsidR="00570A4A">
            <w:pPr>
              <w:jc w:val="center"/>
              <w:rPr>
                <w:rFonts w:ascii="宋体" w:hAnsi="宋体" w:cs="宋体"/>
                <w:b/>
                <w:bCs/>
                <w:szCs w:val="21"/>
              </w:rPr>
            </w:pPr>
            <w:r>
              <w:rPr>
                <w:rFonts w:ascii="宋体" w:hAnsi="宋体" w:cs="宋体" w:eastAsiaTheme="minorEastAsia"/>
                <w:b/>
                <w:bCs/>
                <w:szCs w:val="21"/>
              </w:rPr>
              <w:t>部分</w:t>
            </w:r>
          </w:p>
        </w:tc>
        <w:tc>
          <w:tcPr>
            <w:tcW w:w="687" w:type="pct"/>
            <w:tcBorders>
              <w:tl2br w:val="nil"/>
              <w:tr2bl w:val="nil"/>
            </w:tcBorders>
            <w:vAlign w:val="center"/>
          </w:tcPr>
          <w:p w:rsidRDefault="00570A4A" w14:paraId="28A98B08" w14:textId="77777777" w:rsidR="00570A4A">
            <w:pPr>
              <w:spacing w:line="400" w:lineRule="exact"/>
              <w:jc w:val="center"/>
              <w:rPr>
                <w:rFonts w:ascii="宋体" w:hAnsi="宋体" w:cs="宋体"/>
                <w:szCs w:val="21"/>
              </w:rPr>
            </w:pPr>
          </w:p>
        </w:tc>
        <w:tc>
          <w:tcPr>
            <w:tcW w:w="2952" w:type="pct"/>
            <w:tcBorders>
              <w:tl2br w:val="nil"/>
              <w:tr2bl w:val="nil"/>
            </w:tcBorders>
            <w:vAlign w:val="center"/>
          </w:tcPr>
          <w:p w:rsidRDefault="00570A4A" w14:paraId="0B477053"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4EACDF64"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01055B39"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64635594" w14:textId="77777777" w:rsidR="00570A4A">
            <w:pPr>
              <w:spacing w:line="400" w:lineRule="exact"/>
              <w:jc w:val="center"/>
              <w:rPr>
                <w:rFonts w:ascii="宋体" w:hAnsi="宋体" w:cs="宋体"/>
                <w:szCs w:val="21"/>
              </w:rPr>
            </w:pPr>
          </w:p>
        </w:tc>
        <w:tc>
          <w:tcPr>
            <w:tcW w:w="2952" w:type="pct"/>
            <w:tcBorders>
              <w:tl2br w:val="nil"/>
              <w:tr2bl w:val="nil"/>
            </w:tcBorders>
            <w:vAlign w:val="center"/>
          </w:tcPr>
          <w:p w:rsidRDefault="00570A4A" w14:paraId="51D6F112"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3DEB255E"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0CD9B4B5"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3E3DA2F0" w14:textId="77777777" w:rsidR="00570A4A">
            <w:pPr>
              <w:spacing w:line="400" w:lineRule="exact"/>
              <w:ind w:firstLine="105" w:firstLineChars="50"/>
              <w:jc w:val="center"/>
              <w:rPr>
                <w:rFonts w:ascii="宋体" w:hAnsi="宋体" w:cs="宋体"/>
                <w:color w:val="000000" w:themeColor="text1"/>
                <w:szCs w:val="21"/>
              </w:rPr>
            </w:pPr>
          </w:p>
        </w:tc>
        <w:tc>
          <w:tcPr>
            <w:tcW w:w="2952" w:type="pct"/>
            <w:tcBorders>
              <w:tl2br w:val="nil"/>
              <w:tr2bl w:val="nil"/>
            </w:tcBorders>
            <w:vAlign w:val="center"/>
          </w:tcPr>
          <w:p w:rsidRDefault="00570A4A" w14:paraId="5DA0B464"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79354D0C" w14:textId="77777777" w:rsidR="00570A4A">
            <w:pPr>
              <w:jc w:val="center"/>
              <w:rPr>
                <w:rFonts w:ascii="宋体" w:hAnsi="宋体" w:cs="宋体"/>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73515BF9"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7E3EA946" w14:textId="77777777" w:rsidR="00570A4A">
            <w:pPr>
              <w:spacing w:line="400" w:lineRule="exact"/>
              <w:jc w:val="center"/>
              <w:rPr>
                <w:rFonts w:ascii="宋体" w:hAnsi="宋体" w:cs="宋体"/>
                <w:szCs w:val="21"/>
              </w:rPr>
            </w:pPr>
          </w:p>
        </w:tc>
        <w:tc>
          <w:tcPr>
            <w:tcW w:w="2952" w:type="pct"/>
            <w:tcBorders>
              <w:tl2br w:val="nil"/>
              <w:tr2bl w:val="nil"/>
            </w:tcBorders>
            <w:vAlign w:val="center"/>
          </w:tcPr>
          <w:p w:rsidRDefault="00570A4A" w14:paraId="44F0ED92" w14:textId="77777777" w:rsidR="00570A4A">
            <w:pPr>
              <w:adjustRightInd w:val="0"/>
              <w:snapToGrid w:val="0"/>
              <w:jc w:val="left"/>
              <w:rPr>
                <w:rFonts w:ascii="宋体" w:hAnsi="宋体" w:cs="宋体"/>
                <w:szCs w:val="24"/>
              </w:rPr>
            </w:pPr>
          </w:p>
        </w:tc>
        <w:tc>
          <w:tcPr>
            <w:tcW w:w="888" w:type="pct"/>
            <w:tcBorders>
              <w:tl2br w:val="nil"/>
              <w:tr2bl w:val="nil"/>
            </w:tcBorders>
            <w:vAlign w:val="center"/>
          </w:tcPr>
          <w:p w:rsidRDefault="00000000" w14:paraId="69D6DFB7"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67FA3190"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7473A71B" w14:textId="77777777" w:rsidR="00570A4A">
            <w:pPr>
              <w:spacing w:line="400" w:lineRule="exact"/>
              <w:jc w:val="center"/>
              <w:rPr>
                <w:rFonts w:ascii="宋体" w:hAnsi="宋体" w:cs="宋体"/>
                <w:bCs/>
                <w:color w:val="000000" w:themeColor="text1"/>
                <w:szCs w:val="21"/>
              </w:rPr>
            </w:pPr>
          </w:p>
        </w:tc>
        <w:tc>
          <w:tcPr>
            <w:tcW w:w="2952" w:type="pct"/>
            <w:tcBorders>
              <w:tl2br w:val="nil"/>
              <w:tr2bl w:val="nil"/>
            </w:tcBorders>
            <w:vAlign w:val="center"/>
          </w:tcPr>
          <w:p w:rsidRDefault="00570A4A" w14:paraId="13DE9C90" w14:textId="77777777" w:rsidR="00570A4A">
            <w:pPr>
              <w:spacing w:line="240" w:lineRule="exact"/>
              <w:jc w:val="left"/>
              <w:rPr>
                <w:rFonts w:ascii="宋体" w:hAnsi="宋体" w:cs="宋体"/>
                <w:szCs w:val="24"/>
              </w:rPr>
            </w:pPr>
          </w:p>
        </w:tc>
        <w:tc>
          <w:tcPr>
            <w:tcW w:w="888" w:type="pct"/>
            <w:tcBorders>
              <w:tl2br w:val="nil"/>
              <w:tr2bl w:val="nil"/>
            </w:tcBorders>
            <w:vAlign w:val="center"/>
          </w:tcPr>
          <w:p w:rsidRDefault="00000000" w14:paraId="5E290D90" w14:textId="77777777" w:rsidR="00570A4A">
            <w:pPr>
              <w:jc w:val="center"/>
              <w:rPr>
                <w:rFonts w:ascii="宋体" w:hAnsi="宋体" w:cs="宋体"/>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27BB379C"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0179944D" w14:textId="77777777" w:rsidR="00570A4A">
            <w:pPr>
              <w:spacing w:line="400" w:lineRule="exact"/>
              <w:jc w:val="center"/>
              <w:rPr>
                <w:rFonts w:ascii="宋体" w:hAnsi="宋体" w:cs="宋体"/>
                <w:bCs/>
                <w:color w:val="000000" w:themeColor="text1"/>
                <w:szCs w:val="21"/>
              </w:rPr>
            </w:pPr>
          </w:p>
        </w:tc>
        <w:tc>
          <w:tcPr>
            <w:tcW w:w="2952" w:type="pct"/>
            <w:tcBorders>
              <w:tl2br w:val="nil"/>
              <w:tr2bl w:val="nil"/>
            </w:tcBorders>
            <w:vAlign w:val="center"/>
          </w:tcPr>
          <w:p w:rsidRDefault="00570A4A" w14:paraId="303B038C"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6303E6D4" w14:textId="77777777" w:rsidR="00570A4A">
            <w:pPr>
              <w:jc w:val="center"/>
              <w:rPr>
                <w:rFonts w:ascii="宋体" w:hAnsi="宋体" w:cs="宋体"/>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15A83141" w14:textId="77777777">
        <w:trPr>
          <w:hidden w:val="0"/>
          <w:trHeight w:val="783"/>
          <w:jc w:val="center"/>
        </w:trPr>
        <w:tc>
          <w:tcPr>
            <w:tcW w:w="471" w:type="pct"/>
            <w:vMerge w:val="restart"/>
            <w:tcBorders>
              <w:tl2br w:val="nil"/>
              <w:tr2bl w:val="nil"/>
            </w:tcBorders>
            <w:vAlign w:val="center"/>
          </w:tcPr>
          <w:p w:rsidRDefault="00000000" w14:paraId="54511CB5" w14:textId="77777777" w:rsidR="00570A4A">
            <w:pPr>
              <w:jc w:val="center"/>
              <w:rPr>
                <w:rFonts w:ascii="宋体" w:hAnsi="宋体" w:cs="宋体"/>
                <w:b/>
                <w:bCs/>
                <w:szCs w:val="21"/>
              </w:rPr>
            </w:pPr>
            <w:r>
              <w:rPr>
                <w:rFonts w:ascii="宋体" w:hAnsi="宋体" w:cs="宋体" w:eastAsiaTheme="minorEastAsia"/>
                <w:b/>
                <w:bCs/>
                <w:szCs w:val="21"/>
              </w:rPr>
              <w:t>商务</w:t>
            </w:r>
          </w:p>
          <w:p w:rsidRDefault="00000000" w14:paraId="46C73F12" w14:textId="77777777" w:rsidR="00570A4A">
            <w:pPr>
              <w:jc w:val="center"/>
              <w:rPr>
                <w:rFonts w:ascii="宋体" w:hAnsi="宋体" w:cs="宋体"/>
                <w:b/>
                <w:bCs/>
                <w:szCs w:val="21"/>
              </w:rPr>
            </w:pPr>
            <w:r>
              <w:rPr>
                <w:rFonts w:ascii="宋体" w:hAnsi="宋体" w:cs="宋体" w:eastAsiaTheme="minorEastAsia"/>
                <w:b/>
                <w:bCs/>
                <w:szCs w:val="21"/>
              </w:rPr>
              <w:t>部分</w:t>
            </w:r>
          </w:p>
        </w:tc>
        <w:tc>
          <w:tcPr>
            <w:tcW w:w="687" w:type="pct"/>
            <w:tcBorders>
              <w:tl2br w:val="nil"/>
              <w:tr2bl w:val="nil"/>
            </w:tcBorders>
            <w:vAlign w:val="center"/>
          </w:tcPr>
          <w:p w:rsidRDefault="00570A4A" w14:paraId="64CB5DEB"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68DEEC0A" w14:textId="77777777" w:rsidR="00570A4A">
            <w:pPr>
              <w:adjustRightInd w:val="0"/>
              <w:snapToGrid w:val="0"/>
              <w:rPr>
                <w:rFonts w:ascii="宋体" w:hAnsi="宋体" w:cs="宋体"/>
                <w:color w:val="000000" w:themeColor="text1"/>
                <w:szCs w:val="21"/>
              </w:rPr>
            </w:pPr>
          </w:p>
        </w:tc>
        <w:tc>
          <w:tcPr>
            <w:tcW w:w="888" w:type="pct"/>
            <w:tcBorders>
              <w:tl2br w:val="nil"/>
              <w:tr2bl w:val="nil"/>
            </w:tcBorders>
            <w:vAlign w:val="center"/>
          </w:tcPr>
          <w:p w:rsidRDefault="00000000" w14:paraId="4B123C82"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3167EB6D"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0358689C"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71B1D4CD" w14:textId="77777777" w:rsidR="00570A4A">
            <w:pPr>
              <w:adjustRightInd w:val="0"/>
              <w:snapToGrid w:val="0"/>
              <w:rPr>
                <w:rFonts w:ascii="宋体" w:hAnsi="宋体" w:cs="宋体"/>
                <w:color w:val="000000" w:themeColor="text1"/>
                <w:szCs w:val="21"/>
              </w:rPr>
            </w:pPr>
          </w:p>
        </w:tc>
        <w:tc>
          <w:tcPr>
            <w:tcW w:w="888" w:type="pct"/>
            <w:tcBorders>
              <w:tl2br w:val="nil"/>
              <w:tr2bl w:val="nil"/>
            </w:tcBorders>
            <w:vAlign w:val="center"/>
          </w:tcPr>
          <w:p w:rsidRDefault="00000000" w14:paraId="4E3DBC26"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6BBD2DF2"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2049E190"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4D5F0F6D" w14:textId="77777777" w:rsidR="00570A4A">
            <w:pPr>
              <w:adjustRightInd w:val="0"/>
              <w:snapToGrid w:val="0"/>
              <w:rPr>
                <w:rFonts w:ascii="宋体" w:hAnsi="宋体" w:cs="宋体"/>
                <w:color w:val="000000" w:themeColor="text1"/>
                <w:szCs w:val="21"/>
              </w:rPr>
            </w:pPr>
          </w:p>
        </w:tc>
        <w:tc>
          <w:tcPr>
            <w:tcW w:w="888" w:type="pct"/>
            <w:tcBorders>
              <w:tl2br w:val="nil"/>
              <w:tr2bl w:val="nil"/>
            </w:tcBorders>
            <w:vAlign w:val="center"/>
          </w:tcPr>
          <w:p w:rsidRDefault="00000000" w14:paraId="52DFB8B1"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6D807389" w14:textId="77777777">
        <w:trPr>
          <w:hidden w:val="0"/>
          <w:trHeight w:val="795"/>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214BF429"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79E29877"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050009B1"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bl>
    <w:p w:rsidRDefault="00000000" w14:paraId="73DD3D5C" w14:textId="77777777" w:rsidR="00570A4A">
      <w:pPr>
        <w:rPr>
          <w:rFonts w:asciiTheme="minorEastAsia" w:hAnsiTheme="minorEastAsia" w:eastAsiaTheme="minorEastAsia"/>
          <w:b/>
          <w:bCs/>
          <w:szCs w:val="24"/>
        </w:rPr>
      </w:pPr>
      <w:r>
        <w:rPr>
          <w:rFonts w:asciiTheme="minorEastAsia" w:hAnsiTheme="minorEastAsia" w:eastAsiaTheme="minorEastAsia" w:cstheme="minorBidi"/>
          <w:b/>
          <w:bCs/>
          <w:szCs w:val="24"/>
        </w:rPr>
        <w:br w:type="page"/>
      </w:r>
    </w:p>
    <w:p w:rsidRDefault="00000000" w14:paraId="0987F686"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6" w:name="_Toc23068"/>
      <w:r w:rsidRPr="00561B3B">
        <w:rPr>
          <w:rFonts w:ascii="黑体" w:hAnsi="黑体" w:eastAsia="黑体" w:cs="Times New Roman"/>
          <w:b w:val="0"/>
          <w:sz w:val="36"/>
          <w:szCs w:val="36"/>
        </w:rPr>
        <w:t>一、投标函</w:t>
      </w:r>
      <w:bookmarkEnd w:id="2"/>
      <w:bookmarkEnd w:id="3"/>
      <w:bookmarkEnd w:id="4"/>
      <w:bookmarkEnd w:id="6"/>
    </w:p>
    <w:p w:rsidRDefault="00000000" w14:paraId="40092F26" w14:textId="77777777" w:rsidR="00570A4A" w:rsidRPr="00561B3B">
      <w:pPr>
        <w:spacing w:line="400" w:lineRule="exact"/>
        <w:rPr>
          <w:rFonts w:ascii="宋体" w:hAnsi="宋体" w:cs="宋体"/>
          <w:sz w:val="22"/>
          <w:szCs w:val="24"/>
          <w:u w:val="single"/>
        </w:rPr>
      </w:pPr>
      <w:r w:rsidRPr="00561B3B">
        <w:rPr>
          <w:rFonts w:ascii="宋体" w:hAnsi="宋体" w:cs="宋体" w:eastAsiaTheme="minorEastAsia"/>
          <w:sz w:val="22"/>
          <w:szCs w:val="22"/>
        </w:rPr>
        <w:t>红塔辽宁烟草有限责任公司</w:t>
      </w:r>
      <w:r w:rsidRPr="00561B3B">
        <w:rPr>
          <w:rFonts w:ascii="宋体" w:hAnsi="宋体" w:cs="宋体" w:eastAsiaTheme="minorEastAsia"/>
          <w:sz w:val="32"/>
          <w:szCs w:val="32"/>
        </w:rPr>
        <w:t>：</w:t>
      </w:r>
    </w:p>
    <w:p w:rsidRDefault="00000000" w14:paraId="3B628EAF"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投标人声明如下：</w:t>
      </w:r>
    </w:p>
    <w:p w:rsidRDefault="00000000" w14:paraId="4F08AD29" w14:textId="415A8795" w:rsidR="00570A4A" w:rsidRPr="00561B3B">
      <w:pPr>
        <w:spacing w:line="400" w:lineRule="exact"/>
        <w:ind w:firstLine="440" w:firstLineChars="200"/>
        <w:rPr>
          <w:rFonts w:ascii="宋体" w:hAnsi="宋体" w:cs="宋体"/>
          <w:sz w:val="22"/>
          <w:szCs w:val="28"/>
        </w:rPr>
      </w:pPr>
      <w:del w:id="1" w:author="投标助手" w:authorEmail="assistant@bid.local" w:date="2026-06-06T06:40:00.000Z">
        <w:r>
          <w:rPr>
            <w:rFonts w:ascii="宋体" w:hAnsi="宋体" w:cs="宋体" w:eastAsiaTheme="minorEastAsia"/>
            <w:sz w:val="22"/>
            <w:szCs w:val="22"/>
          </w:rPr>
          <w:delText>1．根据已收到贵方编号为</w:delText>
        </w:r>
        <w:r>
          <w:rPr>
            <w:rFonts w:ascii="宋体" w:hAnsi="宋体" w:cs="宋体" w:eastAsiaTheme="minorEastAsia"/>
            <w:sz w:val="22"/>
            <w:szCs w:val="22"/>
            <w:u w:val="single"/>
          </w:rPr>
          <w:delText>B202601BA2001929400887</w:delText>
        </w:r>
        <w:r>
          <w:rPr>
            <w:rFonts w:ascii="宋体" w:hAnsi="宋体" w:cs="宋体" w:eastAsiaTheme="minorEastAsia"/>
            <w:sz w:val="22"/>
            <w:szCs w:val="22"/>
          </w:rPr>
          <w:delText>招标文件，我方已仔细研究</w:delText>
        </w:r>
        <w:r>
          <w:rPr>
            <w:rFonts w:ascii="宋体" w:hAnsi="宋体" w:cs="宋体" w:eastAsiaTheme="minorEastAsia"/>
            <w:sz w:val="22"/>
            <w:szCs w:val="22"/>
          </w:rPr>
          <w:delText>招标文件及全部参考资料和有关附件</w:delText>
        </w:r>
        <w:r>
          <w:rPr>
            <w:rFonts w:ascii="宋体" w:hAnsi="宋体" w:cs="宋体" w:eastAsiaTheme="minorEastAsia"/>
            <w:sz w:val="22"/>
            <w:szCs w:val="22"/>
          </w:rPr>
          <w:delText>，我方已理解招标文件的要求并响应招标文件所有条款且愿意根据招标文件的要求提供投标文件。我方愿意以人民币（大写</w:delText>
        </w:r>
        <w:r>
          <w:rPr>
            <w:rFonts w:ascii="宋体" w:hAnsi="宋体" w:cs="宋体" w:eastAsiaTheme="minorEastAsia"/>
            <w:sz w:val="22"/>
            <w:szCs w:val="22"/>
            <w:u w:val="single"/>
          </w:rPr>
          <w:delText xml:space="preserve">     </w:delText>
        </w:r>
        <w:r>
          <w:rPr>
            <w:rFonts w:ascii="宋体" w:hAnsi="宋体" w:cs="宋体" w:eastAsiaTheme="minorEastAsia"/>
            <w:sz w:val="22"/>
            <w:szCs w:val="22"/>
          </w:rPr>
          <w:delText>）（¥</w:delText>
        </w:r>
        <w:r>
          <w:rPr>
            <w:rFonts w:ascii="宋体" w:hAnsi="宋体" w:cs="宋体" w:eastAsiaTheme="minorEastAsia"/>
            <w:sz w:val="22"/>
            <w:szCs w:val="22"/>
            <w:u w:val="single"/>
          </w:rPr>
          <w:delText xml:space="preserve">         </w:delText>
        </w:r>
        <w:r>
          <w:rPr>
            <w:rFonts w:ascii="宋体" w:hAnsi="宋体" w:cs="宋体" w:eastAsiaTheme="minorEastAsia"/>
            <w:sz w:val="22"/>
            <w:szCs w:val="22"/>
          </w:rPr>
          <w:delText>）的含税投标总价（其中，增值税税率为</w:delText>
        </w:r>
        <w:r>
          <w:rPr>
            <w:rFonts w:ascii="宋体" w:hAnsi="宋体" w:cs="宋体" w:eastAsiaTheme="minorEastAsia"/>
            <w:sz w:val="22"/>
            <w:szCs w:val="22"/>
            <w:u w:val="single"/>
          </w:rPr>
          <w:delText>13</w:delText>
        </w:r>
        <w:r>
          <w:rPr>
            <w:rFonts w:ascii="宋体" w:hAnsi="宋体" w:cs="宋体" w:eastAsiaTheme="minorEastAsia"/>
            <w:sz w:val="22"/>
            <w:szCs w:val="22"/>
          </w:rPr>
          <w:delText>%），提供</w:delText>
        </w:r>
        <w:r>
          <w:rPr>
            <w:rFonts w:ascii="宋体" w:hAnsi="宋体" w:cs="宋体" w:eastAsiaTheme="minorEastAsia"/>
            <w:sz w:val="22"/>
            <w:szCs w:val="22"/>
          </w:rPr>
          <w:delText>（</w:delText>
        </w:r>
        <w:r>
          <w:rPr>
            <w:rFonts w:ascii="宋体" w:hAnsi="宋体" w:cs="宋体" w:eastAsiaTheme="minorEastAsia"/>
            <w:sz w:val="22"/>
            <w:szCs w:val="22"/>
            <w:u w:val="single"/>
          </w:rPr>
          <w:delText>红辽公司</w:delText>
        </w:r>
        <w:r>
          <w:rPr>
            <w:rFonts w:ascii="宋体" w:hAnsi="宋体" w:cs="宋体" w:eastAsiaTheme="minorEastAsia"/>
            <w:sz w:val="22"/>
            <w:szCs w:val="22"/>
            <w:u w:val="single"/>
          </w:rPr>
          <w:delText>购置小包外观检测装置项目服务事项</w:delText>
        </w:r>
        <w:r>
          <w:rPr>
            <w:rFonts w:ascii="宋体" w:hAnsi="宋体" w:cs="宋体" w:eastAsiaTheme="minorEastAsia"/>
            <w:sz w:val="22"/>
            <w:szCs w:val="22"/>
          </w:rPr>
          <w:delText>）</w:delText>
        </w:r>
        <w:r>
          <w:rPr>
            <w:rFonts w:ascii="宋体" w:hAnsi="宋体" w:cs="宋体" w:eastAsiaTheme="minorEastAsia"/>
            <w:sz w:val="22"/>
            <w:szCs w:val="22"/>
          </w:rPr>
          <w:delText>，并按合同条款、技术要求履行义务。</w:delText>
        </w:r>
      </w:del>
      <w:ins w:id="1" w:author="投标助手" w:authorEmail="assistant@bid.local" w:date="2026-06-06T06:40:00.000Z">
        <w:r>
          <w:rPr>
            <w:rFonts w:ascii="宋体" w:hAnsi="宋体" w:cs="宋体" w:eastAsiaTheme="minorEastAsia"/>
            <w:sz w:val="22"/>
            <w:szCs w:val="22"/>
          </w:rPr>
          <w:t>1．根据已收到贵方编号为B202601BA2001929400887招标文件，我方已仔细研究招标文件及全部参考资料和有关附件，我方已理解招标文件的要求并响应招标文件所有条款且愿意根据招标文件的要求提供投标文件。我方愿意以人民币（大写【待补充：含税投标总价大写】）（¥【待补充：含税投标总价小写】）的含税投标总价（其中，增值税税率为13%），提供（红辽公司购置小包外观检测装置项目服务事项），并按合同条款、技术要求履行义务。</w:t>
        </w:r>
      </w:ins>
    </w:p>
    <w:p w:rsidRDefault="00000000" w14:paraId="1AE7D2B7"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2</w:t>
      </w:r>
      <w:r w:rsidRPr="00561B3B">
        <w:rPr>
          <w:rFonts w:ascii="宋体" w:hAnsi="宋体" w:cs="宋体" w:eastAsiaTheme="minorEastAsia"/>
          <w:sz w:val="22"/>
          <w:szCs w:val="22"/>
        </w:rPr>
        <w:t>．</w:t>
      </w:r>
      <w:r w:rsidRPr="00561B3B">
        <w:rPr>
          <w:rFonts w:ascii="宋体" w:hAnsi="宋体" w:cs="宋体" w:eastAsiaTheme="minorEastAsia"/>
          <w:sz w:val="22"/>
          <w:szCs w:val="22"/>
        </w:rPr>
        <w:t>我方的投标文件包括下列内容：</w:t>
      </w:r>
    </w:p>
    <w:p w:rsidRDefault="00000000" w14:paraId="4A8B81A2"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（1）投标函；</w:t>
      </w:r>
    </w:p>
    <w:p w:rsidRDefault="00000000" w14:paraId="64F904CF"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（2）法定代表人身份证明书；</w:t>
      </w:r>
    </w:p>
    <w:p w:rsidRDefault="00000000" w14:paraId="403A54B0"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（3）法人授权委托书（原件）；</w:t>
      </w:r>
    </w:p>
    <w:p w:rsidRDefault="00000000" w14:paraId="18CFB576"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（4）投标保证金；</w:t>
      </w:r>
    </w:p>
    <w:p w:rsidRDefault="00000000" w14:paraId="73713B51"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（5）商务条款偏离表；</w:t>
      </w:r>
    </w:p>
    <w:p w:rsidRDefault="00000000" w14:paraId="59FD8F41"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（6）技术规格偏离表；</w:t>
      </w:r>
    </w:p>
    <w:p w:rsidRDefault="00000000" w14:paraId="6F6DA221"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（7）投标报价表；</w:t>
      </w:r>
    </w:p>
    <w:p w:rsidRDefault="00000000" w14:paraId="5BF1ACF2"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（8）投标产品价格明细表；</w:t>
      </w:r>
    </w:p>
    <w:p w:rsidRDefault="00000000" w14:paraId="61849B8D"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（9）资格审查资料及评审资料；</w:t>
      </w:r>
    </w:p>
    <w:p w:rsidRDefault="00000000" w14:paraId="37504FAF"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（10）技术支持资料；</w:t>
      </w:r>
    </w:p>
    <w:p w:rsidRDefault="00000000" w14:paraId="1F0DAFCA"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（11）投标人认为能反映投标人优势或有利于中标的其他资料。</w:t>
      </w:r>
    </w:p>
    <w:p w:rsidRDefault="00000000" w14:paraId="6B1D893C"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投标文件的上述组成部分如存在内容不一致的，以投标函为准。</w:t>
      </w:r>
    </w:p>
    <w:p w:rsidRDefault="00000000" w14:paraId="6726AD1E"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3．我方承诺除商务和技术偏差表列出的偏差外，我方响应招标文件的全部要求。</w:t>
      </w:r>
    </w:p>
    <w:p w:rsidRDefault="00000000" w14:paraId="51CC4E82"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4．我方承诺在招标文件规定的投标有效期内不撤销投标文件。</w:t>
      </w:r>
    </w:p>
    <w:p w:rsidRDefault="00000000" w14:paraId="25ECBFAC"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5．如我方中标，我方承诺：</w:t>
      </w:r>
    </w:p>
    <w:p w:rsidRDefault="00000000" w14:paraId="0681F949"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（1）在收到中标通知书后，在中标通知书规定的期限内与你方签订合同；</w:t>
      </w:r>
    </w:p>
    <w:p w:rsidRDefault="00000000" w14:paraId="43452A27"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（2）在签订合同时不向你方提出附加条件；</w:t>
      </w:r>
    </w:p>
    <w:p w:rsidRDefault="00000000" w14:paraId="4F6F02B1"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（3）按照招标文件要求提交履约保证金（如有）；</w:t>
      </w:r>
    </w:p>
    <w:p w:rsidRDefault="00000000" w14:paraId="70C7290C"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（4）在合同约定的期限内完成合同规定的全部内容。</w:t>
      </w:r>
    </w:p>
    <w:p w:rsidRDefault="00000000" w14:paraId="237EAF04"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rsidRDefault="00000000" w14:paraId="4E0CF775"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rsidRDefault="00000000" w14:paraId="627E1686"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8.我方确认一旦中标，必须开具真实、合法、有效的增值税专用发票，由于我方未能开具真实、</w:t>
      </w:r>
      <w:r w:rsidRPr="00561B3B">
        <w:rPr>
          <w:rFonts w:ascii="宋体" w:hAnsi="宋体" w:cs="宋体" w:eastAsiaTheme="minorEastAsia"/>
          <w:sz w:val="22"/>
          <w:szCs w:val="22"/>
        </w:rPr>
        <w:t>合法、有效的增值税专用发票，造成贵方无法抵扣税额的，一切损失由我方承担。</w:t>
      </w:r>
    </w:p>
    <w:p w:rsidRDefault="00000000" w14:paraId="1A32F669"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9.我方确认招标人有权根据招标文件的规定，在投标人未能履行规定责任时没收其投标保证金。</w:t>
      </w:r>
    </w:p>
    <w:p w:rsidRDefault="00000000" w14:paraId="3023EAEB"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10.我方理解并接受招标人或评标委员会对投标人存在的不良行为记录的处置措施。</w:t>
      </w:r>
    </w:p>
    <w:p w:rsidRDefault="00000000" w14:paraId="6CF80BDD"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11.我方保证我方已遵守招标文件的全部规定，确认我方参加本次投标所提供的全部资料真实有效，若为复印件保证与原件一致。</w:t>
      </w:r>
    </w:p>
    <w:p w:rsidRDefault="00000000" w14:paraId="02EC1CF8"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12.我方在此保证，本投标文件的所有内容均属独立完成，未经与其他投标人以限制本项目的竞争为目的进行协商、合作或达成协议后完成。</w:t>
      </w:r>
    </w:p>
    <w:p w:rsidRDefault="00000000" w14:paraId="371FF6FD"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13.我方完全理解贵方不一定要接受我方的投标。</w:t>
      </w:r>
    </w:p>
    <w:p w:rsidRDefault="00000000" w14:paraId="605317C9"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14.我方已认真阅读并认可招标文件中关于“列入招标人供应商黑名单的情形及处理措施”，并严格防范相关情形的发生。</w:t>
      </w:r>
    </w:p>
    <w:p w:rsidRDefault="00000000" w14:paraId="6EC45C9F"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15.我方在此声明，所递交的投标文件及有关资料内容完整、真实和准确，且不存在第二章“投标人须知”第1.4.4项规定的任何一种情形。</w:t>
      </w:r>
    </w:p>
    <w:p w:rsidRDefault="00000000" w14:paraId="7E224176"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16．（其他补充说明）。</w:t>
      </w:r>
    </w:p>
    <w:p w:rsidRDefault="00570A4A" w14:paraId="033635E5" w14:textId="77777777" w:rsidR="00570A4A">
      <w:pPr>
        <w:spacing w:line="400" w:lineRule="exact"/>
        <w:ind w:firstLine="1470" w:firstLineChars="700"/>
        <w:rPr>
          <w:szCs w:val="24"/>
        </w:rPr>
      </w:pPr>
    </w:p>
    <w:p w:rsidRDefault="00570A4A" w14:paraId="51BE4691" w14:textId="77777777" w:rsidR="00570A4A">
      <w:pPr>
        <w:spacing w:line="400" w:lineRule="exact"/>
        <w:ind w:firstLine="1470" w:firstLineChars="700"/>
        <w:rPr>
          <w:szCs w:val="24"/>
        </w:rPr>
      </w:pPr>
    </w:p>
    <w:p w:rsidRDefault="00570A4A" w14:paraId="0BA6013F" w14:textId="77777777" w:rsidR="00570A4A">
      <w:pPr>
        <w:spacing w:line="400" w:lineRule="exact"/>
        <w:ind w:firstLine="1470" w:firstLineChars="700"/>
        <w:rPr>
          <w:szCs w:val="24"/>
        </w:rPr>
      </w:pPr>
    </w:p>
    <w:p w:rsidRDefault="00570A4A" w14:paraId="7A8A8CD3" w14:textId="77777777" w:rsidR="00570A4A">
      <w:pPr>
        <w:spacing w:line="400" w:lineRule="exact"/>
        <w:ind w:firstLine="1470" w:firstLineChars="700"/>
        <w:rPr>
          <w:szCs w:val="24"/>
        </w:rPr>
      </w:pPr>
    </w:p>
    <w:p w:rsidRDefault="00561B3B" w14:paraId="5CEEB794"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投标人：</w:t>
      </w:r>
      <w:r w:rsidRPr="00561B3B">
        <w:rPr>
          <w:rFonts w:ascii="宋体" w:hAnsi="宋体" w:eastAsiaTheme="minorEastAsia" w:cstheme="minorBidi"/>
          <w:color w:val="000000"/>
          <w:kern w:val="0"/>
          <w:sz w:val="24"/>
          <w:szCs w:val="24"/>
          <w:u w:val="single"/>
        </w:rPr>
        <w:t>九江七所精密机电科技有限公司</w:t>
      </w:r>
      <w:r w:rsidRPr="00561B3B">
        <w:rPr>
          <w:rFonts w:ascii="宋体" w:hAnsi="宋体" w:eastAsiaTheme="minorEastAsia" w:cstheme="minorBidi"/>
          <w:color w:val="000000"/>
          <w:kern w:val="0"/>
          <w:sz w:val="24"/>
          <w:szCs w:val="24"/>
        </w:rPr>
        <w:t>（盖单位公章）</w:t>
      </w:r>
    </w:p>
    <w:p w:rsidRDefault="00561B3B" w14:paraId="4D05A0A7"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法定代表人或委托代理人：</w:t>
      </w:r>
      <w:r w:rsidRPr="00561B3B">
        <w:rPr>
          <w:rFonts w:ascii="宋体" w:hAnsi="宋体" w:eastAsiaTheme="minorEastAsia" w:cstheme="minorBidi"/>
          <w:color w:val="000000"/>
          <w:kern w:val="0"/>
          <w:sz w:val="24"/>
          <w:szCs w:val="24"/>
          <w:u w:val="single"/>
        </w:rPr>
        <w:t xml:space="preserve">             </w:t>
      </w:r>
      <w:r w:rsidRPr="00561B3B">
        <w:rPr>
          <w:rFonts w:ascii="宋体" w:hAnsi="宋体" w:eastAsiaTheme="minorEastAsia" w:cstheme="minorBidi"/>
          <w:color w:val="000000"/>
          <w:kern w:val="0"/>
          <w:sz w:val="24"/>
          <w:szCs w:val="24"/>
        </w:rPr>
        <w:t>（签字或签章）</w:t>
      </w:r>
    </w:p>
    <w:p w:rsidRDefault="00561B3B" w14:paraId="6BF0F21E"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地址：</w:t>
      </w:r>
      <w:r w:rsidRPr="00561B3B">
        <w:rPr>
          <w:rFonts w:ascii="宋体" w:hAnsi="宋体" w:eastAsiaTheme="minorEastAsia" w:cstheme="minorBidi"/>
          <w:color w:val="000000"/>
          <w:kern w:val="0"/>
          <w:sz w:val="24"/>
          <w:szCs w:val="24"/>
          <w:u w:val="single"/>
        </w:rPr>
        <w:t>江西省九江市经济技术开发区长江大道707号</w:t>
      </w:r>
    </w:p>
    <w:p w:rsidRDefault="00561B3B" w14:paraId="158565BB" w14:textId="77777777" w:rsidR="00561B3B" w:rsidP="00561B3B" w:rsidRPr="00561B3B">
      <w:pPr>
        <w:widowControl/>
        <w:spacing w:line="360" w:lineRule="auto"/>
        <w:ind w:firstLine="480" w:firstLineChars="200"/>
        <w:rPr>
          <w:rFonts w:ascii="宋体" w:hAnsi="宋体"/>
          <w:color w:val="000000"/>
          <w:kern w:val="0"/>
          <w:sz w:val="24"/>
          <w:szCs w:val="21"/>
          <w:u w:val="single"/>
        </w:rPr>
      </w:pPr>
      <w:r w:rsidRPr="00561B3B">
        <w:rPr>
          <w:rFonts w:ascii="宋体" w:hAnsi="宋体" w:eastAsiaTheme="minorEastAsia" w:cstheme="minorBidi"/>
          <w:color w:val="000000"/>
          <w:kern w:val="0"/>
          <w:sz w:val="24"/>
          <w:szCs w:val="24"/>
        </w:rPr>
        <w:t>网址：</w:t>
      </w:r>
      <w:r w:rsidRPr="00561B3B">
        <w:rPr>
          <w:rFonts w:ascii="宋体" w:hAnsi="宋体" w:eastAsiaTheme="minorEastAsia" w:cstheme="minorBidi"/>
          <w:color w:val="000000"/>
          <w:kern w:val="0"/>
          <w:sz w:val="24"/>
          <w:szCs w:val="24"/>
          <w:u w:val="single"/>
        </w:rPr>
        <w:t>https://www.707hitech.cn/</w:t>
      </w:r>
    </w:p>
    <w:p w:rsidRDefault="00561B3B" w14:paraId="399C8216"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电话：</w:t>
      </w:r>
      <w:r w:rsidRPr="00561B3B">
        <w:rPr>
          <w:rFonts w:ascii="宋体" w:hAnsi="宋体" w:eastAsiaTheme="minorEastAsia" w:cstheme="minorBidi"/>
          <w:color w:val="000000"/>
          <w:kern w:val="0"/>
          <w:sz w:val="24"/>
          <w:szCs w:val="24"/>
          <w:u w:val="single"/>
        </w:rPr>
        <w:t>0792-8326727</w:t>
      </w:r>
    </w:p>
    <w:p w:rsidRDefault="00561B3B" w14:paraId="443766F3" w14:textId="77777777" w:rsidR="00561B3B" w:rsidP="00561B3B" w:rsidRPr="00561B3B">
      <w:pPr>
        <w:widowControl/>
        <w:spacing w:line="360" w:lineRule="auto"/>
        <w:ind w:firstLine="480" w:firstLineChars="200"/>
        <w:rPr>
          <w:rFonts w:ascii="宋体" w:hAnsi="宋体"/>
          <w:color w:val="000000"/>
          <w:kern w:val="0"/>
          <w:sz w:val="24"/>
          <w:szCs w:val="21"/>
          <w:u w:val="single"/>
        </w:rPr>
      </w:pPr>
      <w:r w:rsidRPr="00561B3B">
        <w:rPr>
          <w:rFonts w:ascii="宋体" w:hAnsi="宋体" w:eastAsiaTheme="minorEastAsia" w:cstheme="minorBidi"/>
          <w:color w:val="000000"/>
          <w:kern w:val="0"/>
          <w:sz w:val="24"/>
          <w:szCs w:val="24"/>
        </w:rPr>
        <w:t>传真：</w:t>
      </w:r>
      <w:r w:rsidRPr="00561B3B">
        <w:rPr>
          <w:rFonts w:ascii="宋体" w:hAnsi="宋体" w:eastAsiaTheme="minorEastAsia" w:cstheme="minorBidi"/>
          <w:color w:val="000000"/>
          <w:kern w:val="0"/>
          <w:sz w:val="24"/>
          <w:szCs w:val="24"/>
          <w:u w:val="single"/>
        </w:rPr>
        <w:t>0792-8326721</w:t>
      </w:r>
    </w:p>
    <w:p w:rsidRDefault="00561B3B" w14:paraId="1C7553C4"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邮政编码：</w:t>
      </w:r>
      <w:r w:rsidRPr="00561B3B">
        <w:rPr>
          <w:rFonts w:ascii="宋体" w:hAnsi="宋体" w:eastAsiaTheme="minorEastAsia" w:cstheme="minorBidi"/>
          <w:color w:val="000000"/>
          <w:kern w:val="0"/>
          <w:sz w:val="24"/>
          <w:szCs w:val="24"/>
          <w:u w:val="single"/>
        </w:rPr>
        <w:t>332007</w:t>
      </w:r>
    </w:p>
    <w:p w:rsidRDefault="00561B3B" w14:paraId="43BA98BF" w14:textId="014B1A62" w:rsidR="00570A4A" w:rsidP="00561B3B" w:rsidRPr="00561B3B">
      <w:pPr>
        <w:spacing w:line="400" w:lineRule="exact"/>
        <w:ind w:firstLine="480" w:firstLineChars="200"/>
        <w:jc w:val="center"/>
        <w:rPr>
          <w:rFonts w:ascii="宋体" w:hAnsi="宋体"/>
          <w:color w:val="000000"/>
          <w:kern w:val="0"/>
          <w:sz w:val="24"/>
          <w:szCs w:val="21"/>
        </w:rPr>
        <w:sectPr w:rsidR="00570A4A" w:rsidRPr="00561B3B">
          <w:pgSz w:w="11906" w:h="16838"/>
          <w:pgMar w:top="1134" w:right="1134" w:bottom="1134" w:left="1134" w:header="782" w:footer="737" w:gutter="0"/>
          <w:cols w:space="720"/>
          <w:docGrid w:type="lines" w:linePitch="381"/>
        </w:sectPr>
      </w:pPr>
      <w:r w:rsidRPr="00561B3B">
        <w:rPr>
          <w:rFonts w:ascii="宋体" w:hAnsi="宋体" w:eastAsiaTheme="minorEastAsia" w:cstheme="minorBidi"/>
          <w:color w:val="000000"/>
          <w:kern w:val="0"/>
          <w:sz w:val="24"/>
          <w:szCs w:val="24"/>
        </w:rPr>
        <w:t>2026年6月15日</w:t>
      </w:r>
    </w:p>
    <w:p w:rsidRDefault="00000000" w14:paraId="6882B8B7"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7" w:name="_Toc6530"/>
      <w:r w:rsidRPr="00561B3B">
        <w:rPr>
          <w:rFonts w:ascii="黑体" w:hAnsi="黑体" w:eastAsia="黑体" w:cs="Times New Roman"/>
          <w:b w:val="0"/>
          <w:sz w:val="36"/>
          <w:szCs w:val="36"/>
        </w:rPr>
        <w:t>二、</w:t>
      </w:r>
      <w:r w:rsidRPr="00561B3B">
        <w:rPr>
          <w:rFonts w:hint="eastAsia" w:ascii="黑体" w:hAnsi="黑体" w:eastAsia="黑体" w:cs="Times New Roman"/>
          <w:b w:val="0"/>
          <w:sz w:val="36"/>
          <w:szCs w:val="36"/>
        </w:rPr>
        <w:t>法定代表人身份证明书</w:t>
      </w:r>
      <w:bookmarkEnd w:id="7"/>
    </w:p>
    <w:p w:rsidRDefault="00561B3B" w14:paraId="14C91DDD"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单位名称：</w:t>
      </w:r>
      <w:r w:rsidRPr="00561B3B">
        <w:rPr>
          <w:rFonts w:ascii="宋体" w:hAnsi="宋体" w:eastAsiaTheme="minorEastAsia" w:cstheme="minorBidi"/>
          <w:color w:val="000000"/>
          <w:kern w:val="0"/>
          <w:sz w:val="24"/>
          <w:szCs w:val="24"/>
          <w:u w:val="single"/>
        </w:rPr>
        <w:t>九江七所精密机电科技有限公司</w:t>
      </w:r>
    </w:p>
    <w:p w:rsidRDefault="00561B3B" w14:paraId="028B554C"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单位性质：</w:t>
      </w:r>
      <w:r w:rsidRPr="00561B3B">
        <w:rPr>
          <w:rFonts w:ascii="宋体" w:hAnsi="宋体" w:eastAsiaTheme="minorEastAsia" w:cstheme="minorBidi"/>
          <w:color w:val="000000"/>
          <w:kern w:val="0"/>
          <w:sz w:val="24"/>
          <w:szCs w:val="24"/>
          <w:u w:val="single"/>
        </w:rPr>
        <w:t xml:space="preserve">        有限责任公司        </w:t>
      </w:r>
    </w:p>
    <w:p w:rsidRDefault="00561B3B" w14:paraId="3653E5F4"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地址：</w:t>
      </w:r>
      <w:r w:rsidRPr="00561B3B">
        <w:rPr>
          <w:rFonts w:ascii="宋体" w:hAnsi="宋体" w:eastAsiaTheme="minorEastAsia" w:cstheme="minorBidi"/>
          <w:color w:val="000000"/>
          <w:kern w:val="0"/>
          <w:sz w:val="24"/>
          <w:szCs w:val="24"/>
          <w:u w:val="single"/>
        </w:rPr>
        <w:t xml:space="preserve"> 江西省九江市经济技术开发区长江大道707号 </w:t>
      </w:r>
    </w:p>
    <w:p w:rsidRDefault="00561B3B" w14:paraId="4BA994F6"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成立时间：</w:t>
      </w:r>
      <w:r w:rsidRPr="00561B3B">
        <w:rPr>
          <w:rFonts w:ascii="宋体" w:hAnsi="宋体" w:eastAsiaTheme="minorEastAsia" w:cstheme="minorBidi"/>
          <w:color w:val="000000"/>
          <w:kern w:val="0"/>
          <w:sz w:val="24"/>
          <w:szCs w:val="24"/>
          <w:u w:val="single"/>
        </w:rPr>
        <w:t>2009年 06月17日</w:t>
      </w:r>
    </w:p>
    <w:p w:rsidRDefault="00561B3B" w14:paraId="43C4919C" w14:textId="77777777" w:rsidR="00561B3B" w:rsidP="00561B3B" w:rsidRPr="00561B3B">
      <w:pPr>
        <w:widowControl/>
        <w:spacing w:after="120" w:before="120" w:line="400" w:lineRule="exact"/>
        <w:ind w:left="372" w:leftChars="177"/>
        <w:rPr>
          <w:rFonts w:ascii="宋体" w:hAnsi="宋体"/>
          <w:color w:val="000000"/>
          <w:kern w:val="0"/>
          <w:sz w:val="24"/>
          <w:szCs w:val="24"/>
        </w:rPr>
      </w:pPr>
      <w:r w:rsidRPr="00561B3B">
        <w:rPr>
          <w:rFonts w:ascii="宋体" w:hAnsi="宋体" w:eastAsiaTheme="minorEastAsia" w:cstheme="minorBidi"/>
          <w:color w:val="000000"/>
          <w:kern w:val="0"/>
          <w:sz w:val="24"/>
          <w:szCs w:val="24"/>
        </w:rPr>
        <w:t>经营期限：</w:t>
      </w:r>
      <w:r w:rsidRPr="00561B3B">
        <w:rPr>
          <w:rFonts w:ascii="Times New Roman" w:hAnsi="Times New Roman" w:eastAsiaTheme="minorEastAsia" w:cstheme="minorBidi"/>
          <w:kern w:val="0"/>
          <w:sz w:val="24"/>
          <w:szCs w:val="24"/>
          <w:u w:val="single"/>
        </w:rPr>
        <w:t>2009</w:t>
      </w:r>
      <w:r w:rsidRPr="00561B3B">
        <w:rPr>
          <w:rFonts w:ascii="Times New Roman" w:hAnsi="Times New Roman" w:eastAsiaTheme="minorEastAsia" w:cstheme="minorBidi"/>
          <w:kern w:val="0"/>
          <w:sz w:val="24"/>
          <w:szCs w:val="24"/>
          <w:u w:val="single"/>
        </w:rPr>
        <w:t>年</w:t>
      </w:r>
      <w:r w:rsidRPr="00561B3B">
        <w:rPr>
          <w:rFonts w:ascii="Times New Roman" w:hAnsi="Times New Roman" w:eastAsiaTheme="minorEastAsia" w:cstheme="minorBidi"/>
          <w:kern w:val="0"/>
          <w:sz w:val="24"/>
          <w:szCs w:val="24"/>
          <w:u w:val="single"/>
        </w:rPr>
        <w:t>6</w:t>
      </w:r>
      <w:r w:rsidRPr="00561B3B">
        <w:rPr>
          <w:rFonts w:ascii="Times New Roman" w:hAnsi="Times New Roman" w:eastAsiaTheme="minorEastAsia" w:cstheme="minorBidi"/>
          <w:kern w:val="0"/>
          <w:sz w:val="24"/>
          <w:szCs w:val="24"/>
          <w:u w:val="single"/>
        </w:rPr>
        <w:t>月</w:t>
      </w:r>
      <w:r w:rsidRPr="00561B3B">
        <w:rPr>
          <w:rFonts w:ascii="Times New Roman" w:hAnsi="Times New Roman" w:eastAsiaTheme="minorEastAsia" w:cstheme="minorBidi"/>
          <w:kern w:val="0"/>
          <w:sz w:val="24"/>
          <w:szCs w:val="24"/>
          <w:u w:val="single"/>
        </w:rPr>
        <w:t>17</w:t>
      </w:r>
      <w:r w:rsidRPr="00561B3B">
        <w:rPr>
          <w:rFonts w:ascii="Times New Roman" w:hAnsi="Times New Roman" w:eastAsiaTheme="minorEastAsia" w:cstheme="minorBidi"/>
          <w:kern w:val="0"/>
          <w:sz w:val="24"/>
          <w:szCs w:val="24"/>
          <w:u w:val="single"/>
        </w:rPr>
        <w:t>日至长期</w:t>
      </w:r>
    </w:p>
    <w:p w:rsidRDefault="00561B3B" w14:paraId="6712EB41" w14:textId="251240C5"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姓名：</w:t>
      </w:r>
      <w:r w:rsidRPr="00561B3B">
        <w:rPr>
          <w:rFonts w:ascii="宋体" w:hAnsi="宋体" w:eastAsiaTheme="minorEastAsia" w:cstheme="minorBidi"/>
          <w:color w:val="000000"/>
          <w:kern w:val="0"/>
          <w:sz w:val="24"/>
          <w:szCs w:val="24"/>
          <w:u w:val="single"/>
        </w:rPr>
        <w:t xml:space="preserve"> 谢华伟 </w:t>
      </w:r>
      <w:r w:rsidRPr="00561B3B">
        <w:rPr>
          <w:rFonts w:ascii="宋体" w:hAnsi="宋体" w:eastAsiaTheme="minorEastAsia" w:cstheme="minorBidi"/>
          <w:color w:val="000000"/>
          <w:kern w:val="0"/>
          <w:sz w:val="24"/>
          <w:szCs w:val="24"/>
        </w:rPr>
        <w:t>性别：</w:t>
      </w:r>
      <w:r w:rsidRPr="00561B3B">
        <w:rPr>
          <w:rFonts w:ascii="宋体" w:hAnsi="宋体" w:eastAsiaTheme="minorEastAsia" w:cstheme="minorBidi"/>
          <w:color w:val="000000"/>
          <w:kern w:val="0"/>
          <w:sz w:val="24"/>
          <w:szCs w:val="24"/>
          <w:u w:val="single"/>
        </w:rPr>
        <w:t xml:space="preserve"> 男 </w:t>
      </w:r>
      <w:r w:rsidRPr="00561B3B">
        <w:rPr>
          <w:rFonts w:ascii="宋体" w:hAnsi="宋体" w:eastAsiaTheme="minorEastAsia" w:cstheme="minorBidi"/>
          <w:color w:val="000000"/>
          <w:kern w:val="0"/>
          <w:sz w:val="24"/>
          <w:szCs w:val="24"/>
        </w:rPr>
        <w:t xml:space="preserve"> 年龄：</w:t>
      </w:r>
      <w:r w:rsidRPr="00561B3B">
        <w:rPr>
          <w:rFonts w:ascii="宋体" w:hAnsi="宋体" w:eastAsiaTheme="minorEastAsia" w:cstheme="minorBidi"/>
          <w:color w:val="000000"/>
          <w:kern w:val="0"/>
          <w:sz w:val="24"/>
          <w:szCs w:val="24"/>
          <w:u w:val="single"/>
        </w:rPr>
        <w:t xml:space="preserve"> 4</w:t>
      </w:r>
      <w:r>
        <w:rPr>
          <w:rFonts w:ascii="宋体" w:hAnsi="宋体" w:eastAsiaTheme="minorEastAsia" w:cstheme="minorBidi"/>
          <w:color w:val="000000"/>
          <w:kern w:val="0"/>
          <w:sz w:val="24"/>
          <w:szCs w:val="24"/>
          <w:u w:val="single"/>
        </w:rPr>
        <w:t>6</w:t>
      </w:r>
      <w:r w:rsidRPr="00561B3B">
        <w:rPr>
          <w:rFonts w:ascii="宋体" w:hAnsi="宋体" w:eastAsiaTheme="minorEastAsia" w:cstheme="minorBidi"/>
          <w:color w:val="000000"/>
          <w:kern w:val="0"/>
          <w:sz w:val="24"/>
          <w:szCs w:val="24"/>
          <w:u w:val="single"/>
        </w:rPr>
        <w:t xml:space="preserve"> </w:t>
      </w:r>
      <w:r w:rsidRPr="00561B3B">
        <w:rPr>
          <w:rFonts w:ascii="宋体" w:hAnsi="宋体" w:eastAsiaTheme="minorEastAsia" w:cstheme="minorBidi"/>
          <w:color w:val="000000"/>
          <w:kern w:val="0"/>
          <w:sz w:val="24"/>
          <w:szCs w:val="24"/>
        </w:rPr>
        <w:t xml:space="preserve"> 职务：</w:t>
      </w:r>
      <w:r w:rsidRPr="00561B3B">
        <w:rPr>
          <w:rFonts w:ascii="宋体" w:hAnsi="宋体" w:eastAsiaTheme="minorEastAsia" w:cstheme="minorBidi"/>
          <w:color w:val="000000"/>
          <w:kern w:val="0"/>
          <w:sz w:val="24"/>
          <w:szCs w:val="24"/>
          <w:u w:val="single"/>
        </w:rPr>
        <w:t xml:space="preserve"> 董事长 </w:t>
      </w:r>
    </w:p>
    <w:p w:rsidRDefault="00561B3B" w14:paraId="5BD817CB"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系</w:t>
      </w:r>
      <w:r w:rsidRPr="00561B3B">
        <w:rPr>
          <w:rFonts w:ascii="宋体" w:hAnsi="宋体" w:eastAsiaTheme="minorEastAsia" w:cstheme="minorBidi"/>
          <w:color w:val="000000"/>
          <w:kern w:val="0"/>
          <w:sz w:val="24"/>
          <w:szCs w:val="24"/>
          <w:u w:val="single"/>
        </w:rPr>
        <w:t xml:space="preserve"> 九江七所精密机电科技有限公司 </w:t>
      </w:r>
      <w:r w:rsidRPr="00561B3B">
        <w:rPr>
          <w:rFonts w:ascii="宋体" w:hAnsi="宋体" w:eastAsiaTheme="minorEastAsia" w:cstheme="minorBidi"/>
          <w:color w:val="000000"/>
          <w:kern w:val="0"/>
          <w:sz w:val="24"/>
          <w:szCs w:val="24"/>
        </w:rPr>
        <w:t>（投标人名称）法定代表人</w:t>
      </w:r>
    </w:p>
    <w:p w:rsidRDefault="00561B3B" w14:paraId="0C15B844" w14:textId="77777777" w:rsidR="00561B3B" w:rsidP="00561B3B" w:rsidRPr="00561B3B">
      <w:pPr>
        <w:widowControl/>
        <w:spacing w:after="120" w:before="120" w:line="400" w:lineRule="exact"/>
        <w:ind w:firstLine="482" w:left="372" w:leftChars="177"/>
        <w:rPr>
          <w:rFonts w:ascii="宋体" w:hAnsi="宋体"/>
          <w:color w:val="000000"/>
          <w:kern w:val="0"/>
          <w:sz w:val="24"/>
          <w:szCs w:val="24"/>
          <w:u w:val="single"/>
        </w:rPr>
      </w:pPr>
    </w:p>
    <w:p w:rsidRDefault="00561B3B" w14:paraId="384AC34C" w14:textId="77777777" w:rsidR="00561B3B" w:rsidP="00561B3B" w:rsidRPr="00561B3B">
      <w:pPr>
        <w:widowControl/>
        <w:spacing w:after="120" w:before="120" w:line="400" w:lineRule="exact"/>
        <w:ind w:firstLine="482" w:left="372" w:leftChars="177"/>
        <w:rPr>
          <w:rFonts w:ascii="宋体" w:hAnsi="宋体"/>
          <w:color w:val="000000"/>
          <w:kern w:val="0"/>
          <w:sz w:val="24"/>
          <w:szCs w:val="24"/>
        </w:rPr>
      </w:pPr>
      <w:r w:rsidRPr="00561B3B">
        <w:rPr>
          <w:rFonts w:ascii="宋体" w:hAnsi="宋体" w:eastAsiaTheme="minorEastAsia" w:cstheme="minorBidi"/>
          <w:color w:val="000000"/>
          <w:kern w:val="0"/>
          <w:sz w:val="24"/>
          <w:szCs w:val="24"/>
        </w:rPr>
        <w:t>特此证明</w:t>
      </w:r>
    </w:p>
    <w:p w:rsidRDefault="00561B3B" w14:paraId="27331619" w14:textId="77777777" w:rsidR="00561B3B" w:rsidP="00561B3B" w:rsidRPr="00561B3B">
      <w:pPr>
        <w:widowControl/>
        <w:spacing w:after="120" w:before="120" w:line="400" w:lineRule="exact"/>
        <w:ind w:firstLine="480" w:left="372" w:leftChars="177"/>
        <w:rPr>
          <w:rFonts w:ascii="宋体" w:hAnsi="宋体"/>
          <w:color w:val="000000"/>
          <w:kern w:val="0"/>
          <w:sz w:val="24"/>
          <w:szCs w:val="24"/>
          <w:u w:val="single"/>
        </w:rPr>
      </w:pPr>
    </w:p>
    <w:p w:rsidRDefault="00561B3B" w14:paraId="6DE38E9A" w14:textId="77777777" w:rsidR="00561B3B" w:rsidP="00561B3B" w:rsidRPr="00561B3B">
      <w:pPr>
        <w:widowControl/>
        <w:autoSpaceDE w:val="0"/>
        <w:autoSpaceDN w:val="0"/>
        <w:adjustRightInd w:val="0"/>
        <w:spacing w:line="400" w:lineRule="exact"/>
        <w:ind w:firstLine="2400" w:firstLineChars="1000" w:left="372" w:leftChars="177"/>
        <w:rPr>
          <w:rFonts w:ascii="宋体" w:hAnsi="宋体"/>
          <w:bCs/>
          <w:color w:val="000000"/>
          <w:kern w:val="0"/>
          <w:sz w:val="24"/>
          <w:szCs w:val="24"/>
        </w:rPr>
      </w:pPr>
      <w:r w:rsidRPr="00561B3B">
        <w:rPr>
          <w:rFonts w:ascii="宋体" w:hAnsi="宋体" w:eastAsiaTheme="minorEastAsia" w:cstheme="minorBidi"/>
          <w:bCs/>
          <w:color w:val="000000"/>
          <w:kern w:val="0"/>
          <w:sz w:val="24"/>
          <w:szCs w:val="24"/>
        </w:rPr>
        <w:t>投标人（盖单位公章）：</w:t>
      </w:r>
      <w:r w:rsidRPr="00561B3B">
        <w:rPr>
          <w:rFonts w:ascii="宋体" w:hAnsi="宋体" w:eastAsiaTheme="minorEastAsia" w:cstheme="minorBidi"/>
          <w:bCs/>
          <w:color w:val="000000"/>
          <w:kern w:val="0"/>
          <w:sz w:val="24"/>
          <w:szCs w:val="24"/>
          <w:u w:val="single"/>
        </w:rPr>
        <w:t>九江七所精密机电科技有限公司</w:t>
      </w:r>
    </w:p>
    <w:p w:rsidRDefault="00561B3B" w14:paraId="4DE29BC3" w14:textId="3B357D19" w:rsidR="00561B3B" w:rsidP="00561B3B" w:rsidRPr="00561B3B">
      <w:pPr>
        <w:widowControl/>
        <w:wordWrap w:val="0"/>
        <w:spacing w:after="120" w:before="120" w:line="400" w:lineRule="exact"/>
        <w:ind w:firstLine="1920" w:firstLineChars="800" w:left="372" w:leftChars="177"/>
        <w:jc w:val="right"/>
        <w:rPr>
          <w:rFonts w:ascii="宋体" w:hAnsi="宋体"/>
          <w:color w:val="000000"/>
          <w:kern w:val="0"/>
          <w:sz w:val="24"/>
          <w:szCs w:val="24"/>
        </w:rPr>
      </w:pPr>
      <w:r w:rsidRPr="00561B3B">
        <w:rPr>
          <w:rFonts w:ascii="宋体" w:hAnsi="宋体" w:eastAsiaTheme="minorEastAsia" w:cstheme="minorBidi"/>
          <w:color w:val="000000"/>
          <w:kern w:val="0"/>
          <w:sz w:val="24"/>
          <w:szCs w:val="24"/>
          <w:u w:val="single"/>
        </w:rPr>
        <w:t>202</w:t>
      </w:r>
      <w:r>
        <w:rPr>
          <w:rFonts w:ascii="宋体" w:hAnsi="宋体" w:eastAsiaTheme="minorEastAsia" w:cstheme="minorBidi"/>
          <w:color w:val="000000"/>
          <w:kern w:val="0"/>
          <w:sz w:val="24"/>
          <w:szCs w:val="24"/>
          <w:u w:val="single"/>
        </w:rPr>
        <w:t>6</w:t>
      </w:r>
      <w:r w:rsidRPr="00561B3B">
        <w:rPr>
          <w:rFonts w:ascii="宋体" w:hAnsi="宋体" w:eastAsiaTheme="minorEastAsia" w:cstheme="minorBidi"/>
          <w:color w:val="000000"/>
          <w:kern w:val="0"/>
          <w:sz w:val="24"/>
          <w:szCs w:val="24"/>
        </w:rPr>
        <w:t>年</w:t>
      </w:r>
      <w:r>
        <w:rPr>
          <w:rFonts w:ascii="宋体" w:hAnsi="宋体" w:eastAsiaTheme="minorEastAsia" w:cstheme="minorBidi"/>
          <w:color w:val="000000"/>
          <w:kern w:val="0"/>
          <w:sz w:val="24"/>
          <w:szCs w:val="24"/>
          <w:u w:val="single"/>
        </w:rPr>
        <w:t>6</w:t>
      </w:r>
      <w:r w:rsidRPr="00561B3B">
        <w:rPr>
          <w:rFonts w:ascii="宋体" w:hAnsi="宋体" w:eastAsiaTheme="minorEastAsia" w:cstheme="minorBidi"/>
          <w:color w:val="000000"/>
          <w:kern w:val="0"/>
          <w:sz w:val="24"/>
          <w:szCs w:val="24"/>
        </w:rPr>
        <w:t>月</w:t>
      </w:r>
      <w:r w:rsidRPr="00561B3B">
        <w:rPr>
          <w:rFonts w:ascii="宋体" w:hAnsi="宋体" w:eastAsiaTheme="minorEastAsia" w:cstheme="minorBidi"/>
          <w:color w:val="000000"/>
          <w:kern w:val="0"/>
          <w:sz w:val="24"/>
          <w:szCs w:val="24"/>
          <w:u w:val="single"/>
        </w:rPr>
        <w:t>15</w:t>
      </w:r>
      <w:r w:rsidRPr="00561B3B">
        <w:rPr>
          <w:rFonts w:ascii="宋体" w:hAnsi="宋体" w:eastAsiaTheme="minorEastAsia" w:cstheme="minorBidi"/>
          <w:color w:val="000000"/>
          <w:kern w:val="0"/>
          <w:sz w:val="24"/>
          <w:szCs w:val="24"/>
        </w:rPr>
        <w:t xml:space="preserve">日        </w:t>
      </w:r>
    </w:p>
    <w:p w:rsidRDefault="00561B3B" w14:paraId="097E5E63" w14:textId="77777777" w:rsidR="00561B3B" w:rsidP="00561B3B" w:rsidRPr="00561B3B">
      <w:pPr>
        <w:widowControl/>
        <w:spacing w:after="120" w:before="43" w:line="400" w:lineRule="exact"/>
        <w:rPr>
          <w:rFonts w:ascii="宋体" w:hAnsi="宋体"/>
          <w:color w:val="000000"/>
          <w:kern w:val="0"/>
          <w:sz w:val="24"/>
          <w:szCs w:val="24"/>
        </w:rPr>
      </w:pPr>
      <w:r w:rsidRPr="00561B3B">
        <w:rPr>
          <w:rFonts w:ascii="宋体" w:hAnsi="宋体" w:eastAsiaTheme="minorEastAsia" w:cstheme="minorBidi"/>
          <w:color w:val="000000"/>
          <w:kern w:val="0"/>
          <w:sz w:val="24"/>
          <w:szCs w:val="24"/>
        </w:rPr>
        <w:t>附法定代表人身份证复印件（</w:t>
      </w:r>
      <w:r w:rsidRPr="00561B3B">
        <w:rPr>
          <w:rFonts w:ascii="宋体" w:hAnsi="宋体" w:eastAsiaTheme="minorEastAsia" w:cstheme="minorBidi"/>
          <w:b/>
          <w:color w:val="000000"/>
          <w:kern w:val="0"/>
          <w:sz w:val="24"/>
          <w:szCs w:val="24"/>
        </w:rPr>
        <w:t>尽量在同一页，如附单页须加盖单位公章</w:t>
      </w:r>
      <w:r w:rsidRPr="00561B3B">
        <w:rPr>
          <w:rFonts w:ascii="宋体" w:hAnsi="宋体" w:eastAsiaTheme="minorEastAsia" w:cstheme="minorBidi"/>
          <w:color w:val="000000"/>
          <w:kern w:val="0"/>
          <w:sz w:val="24"/>
          <w:szCs w:val="24"/>
        </w:rPr>
        <w:t>）</w:t>
      </w:r>
    </w:p>
    <w:tbl>
      <w:tblPr>
        <w:tblW w:w="946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4816"/>
        <w:gridCol w:w="4649"/>
      </w:tblGrid>
      <w:tr w:rsidR="00561B3B" w:rsidRPr="00561B3B" w14:paraId="5B414B13" w14:textId="77777777">
        <w:trPr>
          <w:hidden w:val="0"/>
          <w:trHeight w:val="3132"/>
        </w:trPr>
        <w:tc>
          <w:tcPr>
            <w:tcW w:w="4820" w:type="dxa"/>
            <w:tcBorders>
              <w:top w:val="single" w:color="auto" w:sz="4" w:space="0"/>
              <w:left w:val="single" w:color="auto" w:sz="4" w:space="0"/>
              <w:bottom w:val="single" w:color="auto" w:sz="4" w:space="0"/>
              <w:right w:val="single" w:color="auto" w:sz="4" w:space="0"/>
            </w:tcBorders>
            <w:vAlign w:val="center"/>
            <w:hideMark w:val="1"/>
          </w:tcPr>
          <w:p w:rsidRDefault="00561B3B" w14:paraId="4FF7A793" w14:textId="77777777" w:rsidR="00561B3B" w:rsidP="00561B3B" w:rsidRPr="00561B3B">
            <w:pPr>
              <w:widowControl/>
              <w:spacing w:after="190" w:afterLines="50" w:line="400" w:lineRule="exact"/>
              <w:jc w:val="center"/>
              <w:rPr>
                <w:rFonts w:ascii="宋体" w:hAnsi="宋体"/>
                <w:b/>
                <w:color w:val="000000"/>
                <w:kern w:val="0"/>
                <w:sz w:val="24"/>
                <w:szCs w:val="21"/>
              </w:rPr>
            </w:pPr>
            <w:r w:rsidRPr="00561B3B">
              <w:rPr>
                <w:rFonts w:ascii="Times New Roman" w:hAnsi="Times New Roman" w:eastAsiaTheme="minorEastAsia" w:cstheme="minorBidi"/>
                <w:noProof/>
                <w:kern w:val="0"/>
                <w:sz w:val="24"/>
                <w:szCs w:val="21"/>
              </w:rPr>
              <w:drawing>
                <wp:anchor distT="0" distB="0" distL="114300" distR="114300" simplePos="0" relativeHeight="251659264" behindDoc="0" locked="0" layoutInCell="1" allowOverlap="1" wp14:anchorId="72EA0B84" wp14:editId="26FCE458">
                  <wp:simplePos x="0" y="0"/>
                  <wp:positionH relativeFrom="column">
                    <wp:posOffset>128270</wp:posOffset>
                  </wp:positionH>
                  <wp:positionV relativeFrom="paragraph">
                    <wp:posOffset>171450</wp:posOffset>
                  </wp:positionV>
                  <wp:extent cx="2676525" cy="1695450"/>
                  <wp:effectExtent l="0" t="0" r="0" b="1905"/>
                  <wp:wrapNone/>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2080" cy="1693545"/>
                          </a:xfrm>
                          <a:prstGeom prst="rect">
                            <a:avLst/>
                          </a:prstGeom>
                          <a:noFill/>
                        </pic:spPr>
                      </pic:pic>
                    </a:graphicData>
                  </a:graphic>
                  <wp14:sizeRelH relativeFrom="page">
                    <wp14:pctWidth>0</wp14:pctWidth>
                  </wp14:sizeRelH>
                  <wp14:sizeRelV relativeFrom="page">
                    <wp14:pctHeight>0</wp14:pctHeight>
                  </wp14:sizeRelV>
                </wp:anchor>
              </w:drawing>
            </w:r>
          </w:p>
        </w:tc>
        <w:tc>
          <w:tcPr>
            <w:tcW w:w="4652" w:type="dxa"/>
            <w:tcBorders>
              <w:top w:val="single" w:color="auto" w:sz="4" w:space="0"/>
              <w:left w:val="single" w:color="auto" w:sz="4" w:space="0"/>
              <w:bottom w:val="single" w:color="auto" w:sz="4" w:space="0"/>
              <w:right w:val="single" w:color="auto" w:sz="4" w:space="0"/>
            </w:tcBorders>
            <w:vAlign w:val="center"/>
            <w:hideMark w:val="1"/>
          </w:tcPr>
          <w:p w:rsidRDefault="00561B3B" w14:paraId="6AE4814D" w14:textId="77777777" w:rsidR="00561B3B" w:rsidP="00561B3B" w:rsidRPr="00561B3B">
            <w:pPr>
              <w:widowControl/>
              <w:spacing w:after="190" w:afterLines="50" w:line="400" w:lineRule="exact"/>
              <w:jc w:val="center"/>
              <w:rPr>
                <w:rFonts w:ascii="宋体" w:hAnsi="宋体"/>
                <w:b/>
                <w:color w:val="000000"/>
                <w:kern w:val="0"/>
                <w:sz w:val="24"/>
                <w:szCs w:val="21"/>
              </w:rPr>
            </w:pPr>
            <w:r w:rsidRPr="00561B3B">
              <w:rPr>
                <w:rFonts w:ascii="Times New Roman" w:hAnsi="Times New Roman" w:eastAsiaTheme="minorEastAsia" w:cstheme="minorBidi"/>
                <w:noProof/>
                <w:kern w:val="0"/>
                <w:sz w:val="24"/>
                <w:szCs w:val="21"/>
              </w:rPr>
              <w:drawing>
                <wp:anchor distT="0" distB="0" distL="114300" distR="114300" simplePos="0" relativeHeight="251660288" behindDoc="0" locked="0" layoutInCell="1" allowOverlap="1" wp14:anchorId="085CEB98" wp14:editId="318DC64A">
                  <wp:simplePos x="0" y="0"/>
                  <wp:positionH relativeFrom="column">
                    <wp:posOffset>53975</wp:posOffset>
                  </wp:positionH>
                  <wp:positionV relativeFrom="paragraph">
                    <wp:posOffset>157480</wp:posOffset>
                  </wp:positionV>
                  <wp:extent cx="2762250" cy="1752600"/>
                  <wp:effectExtent l="0" t="0" r="0" b="1905"/>
                  <wp:wrapNone/>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4155" cy="1750695"/>
                          </a:xfrm>
                          <a:prstGeom prst="rect">
                            <a:avLst/>
                          </a:prstGeom>
                          <a:noFill/>
                        </pic:spPr>
                      </pic:pic>
                    </a:graphicData>
                  </a:graphic>
                  <wp14:sizeRelH relativeFrom="page">
                    <wp14:pctWidth>0</wp14:pctWidth>
                  </wp14:sizeRelH>
                  <wp14:sizeRelV relativeFrom="page">
                    <wp14:pctHeight>0</wp14:pctHeight>
                  </wp14:sizeRelV>
                </wp:anchor>
              </w:drawing>
            </w:r>
          </w:p>
        </w:tc>
      </w:tr>
    </w:tbl>
    <w:p w:rsidRDefault="00570A4A" w14:paraId="2B536E0C" w14:textId="77777777" w:rsidR="00570A4A" w:rsidRPr="00561B3B">
      <w:pPr>
        <w:spacing w:line="400" w:lineRule="exact"/>
        <w:ind w:firstLine="420" w:firstLineChars="200"/>
        <w:sectPr w:rsidR="00570A4A" w:rsidRPr="00561B3B">
          <w:pgSz w:w="11906" w:h="16838"/>
          <w:pgMar w:top="1134" w:right="1134" w:bottom="1134" w:left="1134" w:header="782" w:footer="737" w:gutter="0"/>
          <w:cols w:space="720"/>
          <w:docGrid w:type="lines" w:linePitch="381"/>
        </w:sectPr>
      </w:pPr>
    </w:p>
    <w:p w:rsidRDefault="00000000" w14:paraId="3AB17FE1" w14:textId="77777777" w:rsidR="00570A4A" w:rsidP="00461B30" w:rsidRPr="00561B3B">
      <w:pPr>
        <w:pStyle w:val="10"/>
        <w:pageBreakBefore/>
        <w:widowControl/>
        <w:spacing w:after="190" w:afterLines="50" w:before="0" w:line="240" w:lineRule="auto"/>
        <w:ind w:hanging="425" w:left="425"/>
        <w:jc w:val="center"/>
        <w:rPr>
          <w:rFonts w:ascii="黑体" w:hAnsi="黑体" w:eastAsia="黑体"/>
          <w:b w:val="0"/>
          <w:sz w:val="36"/>
        </w:rPr>
      </w:pPr>
      <w:bookmarkStart w:id="8" w:name="_Toc22481"/>
      <w:bookmarkStart w:id="9" w:name="_Toc34906008"/>
      <w:bookmarkStart w:id="10" w:name="_Toc32365"/>
      <w:bookmarkStart w:id="11" w:name="_Toc66089643"/>
      <w:r w:rsidRPr="00561B3B">
        <w:rPr>
          <w:rFonts w:hint="eastAsia" w:ascii="黑体" w:hAnsi="黑体" w:eastAsia="黑体" w:cs="Times New Roman"/>
          <w:b w:val="0"/>
          <w:sz w:val="36"/>
          <w:szCs w:val="36"/>
        </w:rPr>
        <w:t>三</w:t>
      </w:r>
      <w:r w:rsidRPr="00561B3B">
        <w:rPr>
          <w:rFonts w:ascii="黑体" w:hAnsi="黑体" w:eastAsia="黑体" w:cs="黑体"/>
          <w:b w:val="0"/>
          <w:sz w:val="36"/>
          <w:szCs w:val="36"/>
        </w:rPr>
        <w:t>、</w:t>
      </w:r>
      <w:bookmarkEnd w:id="8"/>
      <w:r w:rsidRPr="00561B3B">
        <w:rPr>
          <w:rFonts w:hint="eastAsia" w:ascii="黑体" w:hAnsi="黑体" w:eastAsia="黑体" w:cs="Times New Roman"/>
          <w:b w:val="0"/>
          <w:sz w:val="36"/>
          <w:szCs w:val="36"/>
        </w:rPr>
        <w:t>法人授权委托书</w:t>
      </w:r>
      <w:bookmarkEnd w:id="9"/>
      <w:bookmarkEnd w:id="10"/>
      <w:bookmarkEnd w:id="11"/>
    </w:p>
    <w:p w:rsidRDefault="00000000" w14:paraId="4683A0DF" w14:textId="43C72E04" w:rsidR="00570A4A" w:rsidP="00461B30" w:rsidRPr="00461B30">
      <w:pPr>
        <w:wordWrap w:val="0"/>
        <w:snapToGrid w:val="0"/>
        <w:spacing w:line="480" w:lineRule="auto"/>
        <w:ind w:firstLine="420" w:firstLineChars="200"/>
        <w:rPr>
          <w:rFonts w:ascii="宋体" w:hAnsi="宋体"/>
          <w:szCs w:val="24"/>
          <w:u w:val="single"/>
        </w:rPr>
      </w:pPr>
      <w:r>
        <w:rPr>
          <w:rFonts w:ascii="宋体" w:hAnsi="宋体" w:eastAsiaTheme="minorEastAsia" w:cstheme="minorBidi"/>
          <w:szCs w:val="24"/>
        </w:rPr>
        <w:t>委托人</w:t>
      </w:r>
      <w:r w:rsidR="00561B3B" w:rsidRPr="00561B3B">
        <w:rPr>
          <w:rFonts w:ascii="宋体" w:hAnsi="宋体" w:eastAsiaTheme="minorEastAsia" w:cstheme="minorBidi"/>
          <w:szCs w:val="24"/>
          <w:u w:val="single"/>
        </w:rPr>
        <w:t xml:space="preserve"> </w:t>
      </w:r>
      <w:r w:rsidR="00561B3B">
        <w:rPr>
          <w:rFonts w:ascii="宋体" w:hAnsi="宋体" w:cs="宋体" w:eastAsiaTheme="minorEastAsia"/>
          <w:szCs w:val="24"/>
          <w:u w:val="single"/>
        </w:rPr>
        <w:t>九江七所精密机电科技有限公司</w:t>
      </w:r>
      <w:r w:rsidR="00561B3B" w:rsidRPr="00561B3B">
        <w:rPr>
          <w:rFonts w:ascii="宋体" w:hAnsi="宋体" w:cs="宋体" w:eastAsiaTheme="minorEastAsia"/>
          <w:szCs w:val="24"/>
          <w:u w:val="single"/>
        </w:rPr>
        <w:t xml:space="preserve"> </w:t>
      </w:r>
      <w:r>
        <w:rPr>
          <w:rFonts w:ascii="宋体" w:hAnsi="宋体" w:eastAsiaTheme="minorEastAsia" w:cstheme="minorBidi"/>
          <w:szCs w:val="24"/>
          <w:u w:val="single"/>
        </w:rPr>
        <w:t>法定代表人</w:t>
      </w:r>
      <w:r w:rsidR="00561B3B">
        <w:rPr>
          <w:rFonts w:ascii="宋体" w:hAnsi="宋体" w:eastAsiaTheme="minorEastAsia" w:cstheme="minorBidi"/>
          <w:szCs w:val="24"/>
          <w:u w:val="single"/>
        </w:rPr>
        <w:t xml:space="preserve"> </w:t>
      </w:r>
      <w:r w:rsidR="00561B3B">
        <w:rPr>
          <w:rFonts w:ascii="宋体" w:hAnsi="宋体" w:cs="宋体" w:eastAsiaTheme="minorEastAsia"/>
          <w:szCs w:val="24"/>
          <w:u w:val="single"/>
        </w:rPr>
        <w:t>谢华伟</w:t>
      </w:r>
      <w:r w:rsidR="00561B3B">
        <w:rPr>
          <w:rFonts w:ascii="宋体" w:hAnsi="宋体" w:cs="宋体" w:eastAsiaTheme="minorEastAsia"/>
          <w:szCs w:val="24"/>
          <w:u w:val="single"/>
        </w:rPr>
        <w:t xml:space="preserve"> </w:t>
      </w:r>
      <w:r>
        <w:rPr>
          <w:rFonts w:ascii="宋体" w:hAnsi="宋体" w:eastAsiaTheme="minorEastAsia" w:cstheme="minorBidi"/>
          <w:szCs w:val="24"/>
        </w:rPr>
        <w:t>，现授权委托</w:t>
      </w:r>
      <w:r>
        <w:rPr>
          <w:rFonts w:ascii="宋体" w:hAnsi="宋体" w:eastAsiaTheme="minorEastAsia" w:cstheme="minorBidi"/>
          <w:szCs w:val="24"/>
          <w:u w:val="single"/>
        </w:rPr>
        <w:t xml:space="preserve"> </w:t>
      </w:r>
      <w:r w:rsidR="00561B3B">
        <w:rPr>
          <w:rFonts w:ascii="宋体" w:hAnsi="宋体" w:eastAsiaTheme="minorEastAsia" w:cstheme="minorBidi"/>
          <w:color w:val="000000"/>
          <w:szCs w:val="24"/>
          <w:u w:val="single"/>
        </w:rPr>
        <w:t>九江七所精密机电科技有限公司</w:t>
      </w:r>
      <w:r w:rsidR="00561B3B">
        <w:rPr>
          <w:rFonts w:ascii="宋体" w:hAnsi="宋体" w:eastAsiaTheme="minorEastAsia" w:cstheme="minorBidi"/>
          <w:color w:val="000000"/>
          <w:szCs w:val="24"/>
          <w:u w:val="single"/>
        </w:rPr>
        <w:t xml:space="preserve"> </w:t>
      </w:r>
      <w:r>
        <w:rPr>
          <w:rFonts w:ascii="宋体" w:hAnsi="宋体" w:eastAsiaTheme="minorEastAsia" w:cstheme="minorBidi"/>
          <w:szCs w:val="24"/>
        </w:rPr>
        <w:t>的</w:t>
      </w:r>
      <w:r w:rsidRPr="00561B3B">
        <w:rPr>
          <w:rFonts w:ascii="宋体" w:hAnsi="宋体" w:eastAsiaTheme="minorEastAsia" w:cstheme="minorBidi"/>
          <w:szCs w:val="24"/>
          <w:u w:val="single"/>
        </w:rPr>
        <w:t xml:space="preserve"> </w:t>
      </w:r>
      <w:r w:rsidR="00561B3B" w:rsidRPr="00561B3B">
        <w:rPr>
          <w:rFonts w:ascii="宋体" w:hAnsi="宋体" w:eastAsiaTheme="minorEastAsia" w:cstheme="minorBidi"/>
          <w:szCs w:val="24"/>
          <w:u w:val="single"/>
        </w:rPr>
        <w:t>张明</w:t>
      </w:r>
      <w:r w:rsidR="00561B3B">
        <w:rPr>
          <w:rFonts w:ascii="宋体" w:hAnsi="宋体" w:eastAsiaTheme="minorEastAsia" w:cstheme="minorBidi"/>
          <w:szCs w:val="24"/>
          <w:u w:val="single"/>
        </w:rPr>
        <w:t xml:space="preserve"> </w:t>
      </w:r>
      <w:r w:rsidR="00561B3B">
        <w:rPr>
          <w:rFonts w:ascii="宋体" w:hAnsi="宋体" w:eastAsiaTheme="minorEastAsia" w:cstheme="minorBidi"/>
          <w:color w:val="000000"/>
          <w:szCs w:val="24"/>
          <w:u w:val="single"/>
        </w:rPr>
        <w:t>片区经理</w:t>
      </w:r>
      <w:r>
        <w:rPr>
          <w:rFonts w:ascii="宋体" w:hAnsi="宋体" w:eastAsiaTheme="minorEastAsia" w:cstheme="minorBidi"/>
          <w:szCs w:val="24"/>
          <w:u w:val="single"/>
        </w:rPr>
        <w:t xml:space="preserve"> </w:t>
      </w:r>
      <w:r w:rsidR="00561B3B" w:rsidRPr="00561B3B">
        <w:rPr>
          <w:rFonts w:ascii="宋体" w:hAnsi="宋体" w:eastAsiaTheme="minorEastAsia" w:cstheme="minorBidi"/>
          <w:szCs w:val="24"/>
          <w:u w:val="single"/>
        </w:rPr>
        <w:t>男</w:t>
      </w:r>
      <w:r>
        <w:rPr>
          <w:rFonts w:ascii="宋体" w:hAnsi="宋体" w:eastAsiaTheme="minorEastAsia" w:cstheme="minorBidi"/>
          <w:szCs w:val="24"/>
          <w:u w:val="single"/>
        </w:rPr>
        <w:t xml:space="preserve"> </w:t>
      </w:r>
      <w:r>
        <w:rPr>
          <w:rFonts w:ascii="宋体" w:hAnsi="宋体" w:eastAsiaTheme="minorEastAsia" w:cstheme="minorBidi"/>
          <w:szCs w:val="24"/>
        </w:rPr>
        <w:t>为我单位委托代理人。被授权人在我单位参加的</w:t>
      </w:r>
      <w:r>
        <w:rPr>
          <w:rFonts w:ascii="宋体" w:hAnsi="宋体" w:eastAsiaTheme="minorEastAsia" w:cstheme="minorBidi"/>
          <w:szCs w:val="24"/>
          <w:u w:val="single"/>
        </w:rPr>
        <w:t xml:space="preserve"> </w:t>
      </w:r>
      <w:r w:rsidR="00461B30" w:rsidRPr="00461B30">
        <w:rPr>
          <w:rFonts w:ascii="宋体" w:hAnsi="宋体" w:eastAsiaTheme="minorEastAsia" w:cstheme="minorBidi"/>
          <w:szCs w:val="24"/>
          <w:u w:val="single"/>
        </w:rPr>
        <w:t>红辽公司</w:t>
      </w:r>
      <w:r w:rsidR="00461B30" w:rsidRPr="00461B30">
        <w:rPr>
          <w:rFonts w:ascii="宋体" w:hAnsi="宋体" w:eastAsiaTheme="minorEastAsia" w:cstheme="minorBidi"/>
          <w:szCs w:val="24"/>
          <w:u w:val="single"/>
        </w:rPr>
        <w:t>购置小包外观检测装置项目</w:t>
      </w:r>
      <w:r>
        <w:rPr>
          <w:rFonts w:ascii="宋体" w:hAnsi="宋体" w:eastAsiaTheme="minorEastAsia" w:cstheme="minorBidi"/>
          <w:szCs w:val="24"/>
          <w:u w:val="single"/>
        </w:rPr>
        <w:t xml:space="preserve"> </w:t>
      </w:r>
      <w:r>
        <w:rPr>
          <w:rFonts w:ascii="宋体" w:hAnsi="宋体" w:eastAsiaTheme="minorEastAsia" w:cstheme="minorBidi"/>
          <w:szCs w:val="24"/>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rsidRDefault="00000000" w14:paraId="42BF6573" w14:textId="31FCC84C" w:rsidR="00570A4A">
      <w:pPr>
        <w:spacing w:after="120" w:before="120" w:line="400" w:lineRule="exact"/>
        <w:ind w:firstLine="420" w:firstLineChars="200"/>
        <w:rPr>
          <w:rFonts w:hint="eastAsia" w:ascii="宋体" w:hAnsi="宋体"/>
          <w:szCs w:val="24"/>
          <w:u w:val="single"/>
        </w:rPr>
      </w:pPr>
      <w:r>
        <w:rPr>
          <w:rFonts w:ascii="宋体" w:hAnsi="宋体" w:eastAsiaTheme="minorEastAsia" w:cstheme="minorBidi"/>
          <w:szCs w:val="24"/>
        </w:rPr>
        <w:t>委托期限：</w:t>
      </w:r>
      <w:r w:rsidR="00461B30">
        <w:rPr>
          <w:rFonts w:ascii="宋体" w:hAnsi="宋体" w:eastAsiaTheme="minorEastAsia" w:cstheme="minorBidi"/>
          <w:szCs w:val="24"/>
          <w:u w:val="single"/>
        </w:rPr>
        <w:t>2026年6月15日-2027年6月14日</w:t>
      </w:r>
    </w:p>
    <w:p w:rsidRDefault="00000000" w14:paraId="43A3CFD5" w14:textId="77777777" w:rsidR="00570A4A">
      <w:pPr>
        <w:spacing w:after="120" w:before="120" w:line="400" w:lineRule="exact"/>
        <w:ind w:firstLine="420" w:firstLineChars="200"/>
        <w:rPr>
          <w:rFonts w:ascii="宋体" w:hAnsi="宋体"/>
          <w:szCs w:val="24"/>
        </w:rPr>
      </w:pPr>
      <w:r>
        <w:rPr>
          <w:rFonts w:ascii="宋体" w:hAnsi="宋体" w:eastAsiaTheme="minorEastAsia" w:cstheme="minorBidi"/>
          <w:szCs w:val="24"/>
        </w:rPr>
        <w:t>代理人无转委托权。</w:t>
      </w:r>
    </w:p>
    <w:p w:rsidRDefault="00461B30" w14:paraId="66A18BED" w14:textId="77777777" w:rsidR="00461B30" w:rsidP="00461B30">
      <w:pPr>
        <w:wordWrap w:val="0"/>
        <w:spacing w:line="480" w:lineRule="auto"/>
        <w:ind w:firstLine="2310" w:firstLineChars="1100"/>
        <w:jc w:val="right"/>
        <w:rPr>
          <w:rFonts w:ascii="宋体" w:hAnsi="宋体"/>
          <w:color w:val="000000"/>
          <w:szCs w:val="24"/>
        </w:rPr>
      </w:pPr>
      <w:r>
        <w:rPr>
          <w:rFonts w:ascii="宋体" w:hAnsi="宋体" w:eastAsiaTheme="minorEastAsia" w:cstheme="minorBidi"/>
          <w:color w:val="000000"/>
          <w:szCs w:val="24"/>
        </w:rPr>
        <w:t>投标人：</w:t>
      </w:r>
      <w:r>
        <w:rPr>
          <w:rFonts w:ascii="宋体" w:hAnsi="宋体" w:eastAsiaTheme="minorEastAsia" w:cstheme="minorBidi"/>
          <w:color w:val="000000"/>
          <w:szCs w:val="24"/>
          <w:u w:val="single"/>
        </w:rPr>
        <w:t>九江七所精密机电科技有限公司</w:t>
      </w:r>
      <w:r>
        <w:rPr>
          <w:rFonts w:ascii="宋体" w:hAnsi="宋体" w:eastAsiaTheme="minorEastAsia" w:cstheme="minorBidi"/>
          <w:color w:val="000000"/>
          <w:szCs w:val="24"/>
        </w:rPr>
        <w:t>（盖单位公章）</w:t>
      </w:r>
    </w:p>
    <w:p w:rsidRDefault="00461B30" w14:paraId="5E81E554" w14:textId="77777777" w:rsidR="00461B30" w:rsidP="00461B30">
      <w:pPr>
        <w:spacing w:line="480" w:lineRule="auto"/>
        <w:ind w:firstLine="2310" w:firstLineChars="1100"/>
        <w:jc w:val="right"/>
        <w:rPr>
          <w:rFonts w:ascii="宋体" w:hAnsi="宋体"/>
          <w:color w:val="000000"/>
          <w:szCs w:val="24"/>
        </w:rPr>
      </w:pPr>
      <w:r>
        <w:rPr>
          <w:rFonts w:ascii="宋体" w:hAnsi="宋体" w:eastAsiaTheme="minorEastAsia" w:cstheme="minorBidi"/>
          <w:color w:val="000000"/>
          <w:szCs w:val="24"/>
        </w:rPr>
        <w:t>法定代表人：</w:t>
      </w:r>
      <w:r>
        <w:rPr>
          <w:rFonts w:ascii="宋体" w:hAnsi="宋体" w:eastAsiaTheme="minorEastAsia" w:cstheme="minorBidi"/>
          <w:color w:val="000000"/>
          <w:szCs w:val="24"/>
          <w:u w:val="single"/>
        </w:rPr>
        <w:t xml:space="preserve">                </w:t>
      </w:r>
      <w:r>
        <w:rPr>
          <w:rFonts w:ascii="宋体" w:hAnsi="宋体" w:eastAsiaTheme="minorEastAsia" w:cstheme="minorBidi"/>
          <w:color w:val="000000"/>
          <w:szCs w:val="24"/>
        </w:rPr>
        <w:t>（签字或签章）</w:t>
      </w:r>
    </w:p>
    <w:p w:rsidRDefault="00461B30" w14:paraId="3847A660" w14:textId="77777777" w:rsidR="00461B30" w:rsidP="00461B30">
      <w:pPr>
        <w:spacing w:line="480" w:lineRule="auto"/>
        <w:ind w:firstLine="2310" w:firstLineChars="1100"/>
        <w:jc w:val="right"/>
        <w:rPr>
          <w:rFonts w:ascii="宋体" w:hAnsi="宋体"/>
          <w:color w:val="000000"/>
          <w:szCs w:val="24"/>
        </w:rPr>
      </w:pPr>
      <w:r>
        <w:rPr>
          <w:rFonts w:ascii="宋体" w:hAnsi="宋体" w:eastAsiaTheme="minorEastAsia" w:cstheme="minorBidi"/>
          <w:color w:val="000000"/>
          <w:szCs w:val="24"/>
        </w:rPr>
        <w:t>委托代理人：</w:t>
      </w:r>
      <w:r>
        <w:rPr>
          <w:rFonts w:ascii="宋体" w:hAnsi="宋体" w:eastAsiaTheme="minorEastAsia" w:cstheme="minorBidi"/>
          <w:color w:val="000000"/>
          <w:szCs w:val="24"/>
          <w:u w:val="single"/>
        </w:rPr>
        <w:t xml:space="preserve">                </w:t>
      </w:r>
      <w:r>
        <w:rPr>
          <w:rFonts w:ascii="宋体" w:hAnsi="宋体" w:eastAsiaTheme="minorEastAsia" w:cstheme="minorBidi"/>
          <w:color w:val="000000"/>
          <w:szCs w:val="24"/>
        </w:rPr>
        <w:t>（签字或签章）</w:t>
      </w:r>
    </w:p>
    <w:p w:rsidRDefault="00461B30" w14:paraId="2FC68911" w14:textId="4E859646" w:rsidR="00461B30" w:rsidP="00461B30">
      <w:pPr>
        <w:spacing w:line="400" w:lineRule="exact"/>
        <w:ind w:firstLine="4830" w:firstLineChars="2300"/>
        <w:jc w:val="right"/>
        <w:rPr>
          <w:rFonts w:ascii="宋体" w:hAnsi="宋体"/>
          <w:color w:val="000000"/>
          <w:szCs w:val="24"/>
        </w:rPr>
      </w:pPr>
      <w:r>
        <w:rPr>
          <w:rFonts w:ascii="宋体" w:hAnsi="宋体" w:eastAsiaTheme="minorEastAsia" w:cstheme="minorBidi"/>
          <w:color w:val="000000"/>
          <w:szCs w:val="24"/>
        </w:rPr>
        <w:t>202</w:t>
      </w:r>
      <w:r>
        <w:rPr>
          <w:rFonts w:ascii="宋体" w:hAnsi="宋体" w:eastAsiaTheme="minorEastAsia" w:cstheme="minorBidi"/>
          <w:color w:val="000000"/>
          <w:szCs w:val="24"/>
        </w:rPr>
        <w:t>6</w:t>
      </w:r>
      <w:r>
        <w:rPr>
          <w:rFonts w:ascii="宋体" w:hAnsi="宋体" w:eastAsiaTheme="minorEastAsia" w:cstheme="minorBidi"/>
          <w:color w:val="000000"/>
          <w:szCs w:val="24"/>
        </w:rPr>
        <w:t>年</w:t>
      </w:r>
      <w:r>
        <w:rPr>
          <w:rFonts w:ascii="宋体" w:hAnsi="宋体" w:eastAsiaTheme="minorEastAsia" w:cstheme="minorBidi"/>
          <w:color w:val="000000"/>
          <w:szCs w:val="24"/>
        </w:rPr>
        <w:t>6</w:t>
      </w:r>
      <w:r>
        <w:rPr>
          <w:rFonts w:ascii="宋体" w:hAnsi="宋体" w:eastAsiaTheme="minorEastAsia" w:cstheme="minorBidi"/>
          <w:color w:val="000000"/>
          <w:szCs w:val="24"/>
        </w:rPr>
        <w:t>月15日</w:t>
      </w:r>
    </w:p>
    <w:p w:rsidRDefault="00000000" w14:paraId="285D02C6" w14:textId="4B61639A" w:rsidR="00570A4A">
      <w:pPr>
        <w:spacing w:after="120" w:before="43" w:line="400" w:lineRule="exact"/>
        <w:rPr>
          <w:rFonts w:ascii="宋体" w:hAnsi="宋体"/>
          <w:szCs w:val="24"/>
        </w:rPr>
      </w:pPr>
      <w:r>
        <w:rPr>
          <w:rFonts w:ascii="宋体" w:hAnsi="宋体" w:eastAsiaTheme="minorEastAsia" w:cstheme="minorBidi"/>
          <w:szCs w:val="24"/>
        </w:rPr>
        <w:t>附：委托代理人身份证复印件</w:t>
      </w:r>
    </w:p>
    <w:tbl>
      <w:tblPr>
        <w:tblW w:w="907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0" w:firstRow="0" w:lastColumn="0" w:lastRow="0" w:noHBand="0" w:noVBand="0" w:val="0000"/>
      </w:tblPr>
      <w:tblGrid>
        <w:gridCol w:w="4379"/>
        <w:gridCol w:w="4691"/>
      </w:tblGrid>
      <w:tr w:rsidR="00461B30" w:rsidRPr="00461B30" w:rsidTr="00D44E32" w14:paraId="57D37C9C" w14:textId="77777777">
        <w:trPr>
          <w:hidden w:val="0"/>
          <w:trHeight w:val="2940"/>
        </w:trPr>
        <w:tc>
          <w:tcPr>
            <w:tcW w:w="4379" w:type="dxa"/>
            <w:vAlign w:val="center"/>
          </w:tcPr>
          <w:p w:rsidRDefault="00461B30" w14:paraId="536C4F31" w14:textId="3A5ED614" w:rsidR="00461B30" w:rsidP="00461B30" w:rsidRPr="00461B30">
            <w:pPr>
              <w:spacing w:line="400" w:lineRule="exact"/>
              <w:ind w:firstLine="3570" w:firstLineChars="1700"/>
              <w:rPr>
                <w:b/>
                <w:szCs w:val="24"/>
              </w:rPr>
            </w:pPr>
            <w:r w:rsidRPr="00461B30">
              <w:rPr>
                <w:szCs w:val="24"/>
              </w:rPr>
              <w:drawing>
                <wp:anchor distT="0" distB="0" distL="0" distR="0" simplePos="0" relativeHeight="251662336" behindDoc="0" locked="0" layoutInCell="1" allowOverlap="1" wp14:anchorId="4141CCDD" wp14:editId="2ECAEFD0">
                  <wp:simplePos x="0" y="0"/>
                  <wp:positionH relativeFrom="column">
                    <wp:posOffset>64770</wp:posOffset>
                  </wp:positionH>
                  <wp:positionV relativeFrom="paragraph">
                    <wp:posOffset>130810</wp:posOffset>
                  </wp:positionV>
                  <wp:extent cx="2524125" cy="1571625"/>
                  <wp:effectExtent l="0" t="0" r="0" b="0"/>
                  <wp:wrapNone/>
                  <wp:docPr id="888962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6273" name="图片 15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0315" cy="1569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91" w:type="dxa"/>
            <w:vAlign w:val="center"/>
          </w:tcPr>
          <w:p w:rsidRDefault="00461B30" w14:paraId="7D26E2B0" w14:textId="135402F9" w:rsidR="00461B30" w:rsidP="00461B30" w:rsidRPr="00461B30">
            <w:pPr>
              <w:spacing w:line="400" w:lineRule="exact"/>
              <w:ind w:firstLine="3570" w:firstLineChars="1700"/>
              <w:rPr>
                <w:b/>
                <w:szCs w:val="24"/>
              </w:rPr>
            </w:pPr>
            <w:r w:rsidRPr="00461B30">
              <w:rPr>
                <w:szCs w:val="24"/>
              </w:rPr>
              <w:drawing>
                <wp:anchor distT="0" distB="0" distL="0" distR="0" simplePos="0" relativeHeight="251663360" behindDoc="0" locked="0" layoutInCell="1" allowOverlap="1" wp14:anchorId="145D1E9E" wp14:editId="4F8A9A73">
                  <wp:simplePos x="0" y="0"/>
                  <wp:positionH relativeFrom="column">
                    <wp:posOffset>127000</wp:posOffset>
                  </wp:positionH>
                  <wp:positionV relativeFrom="paragraph">
                    <wp:posOffset>128905</wp:posOffset>
                  </wp:positionV>
                  <wp:extent cx="2524125" cy="1590675"/>
                  <wp:effectExtent l="0" t="0" r="0" b="0"/>
                  <wp:wrapNone/>
                  <wp:docPr id="3608845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84547" name="图片 15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0315" cy="15881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Default="00570A4A" w14:paraId="134020AD" w14:textId="77777777" w:rsidR="00570A4A">
      <w:pPr>
        <w:spacing w:line="400" w:lineRule="exact"/>
        <w:ind w:firstLine="3570" w:firstLineChars="1700"/>
        <w:rPr>
          <w:szCs w:val="24"/>
        </w:rPr>
      </w:pPr>
    </w:p>
    <w:p w:rsidRDefault="00000000" w14:paraId="02F9E07B"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12" w:name="_Toc66089644"/>
      <w:bookmarkStart w:id="13" w:name="_Toc712"/>
      <w:r w:rsidRPr="00561B3B">
        <w:rPr>
          <w:rFonts w:hint="eastAsia" w:ascii="黑体" w:hAnsi="黑体" w:eastAsia="黑体" w:cs="Times New Roman"/>
          <w:b w:val="0"/>
          <w:sz w:val="36"/>
          <w:szCs w:val="36"/>
        </w:rPr>
        <w:t>四</w:t>
      </w:r>
      <w:r w:rsidRPr="00561B3B">
        <w:rPr>
          <w:rFonts w:ascii="黑体" w:hAnsi="黑体" w:eastAsia="黑体" w:cs="黑体"/>
          <w:b w:val="0"/>
          <w:sz w:val="36"/>
          <w:szCs w:val="36"/>
        </w:rPr>
        <w:t>、</w:t>
      </w:r>
      <w:bookmarkStart w:id="14" w:name="_Toc9215"/>
      <w:r w:rsidRPr="00561B3B">
        <w:rPr>
          <w:rFonts w:ascii="黑体" w:hAnsi="黑体" w:eastAsia="黑体" w:cs="Times New Roman"/>
          <w:b w:val="0"/>
          <w:sz w:val="36"/>
          <w:szCs w:val="36"/>
        </w:rPr>
        <w:t>投标保证金</w:t>
      </w:r>
      <w:bookmarkEnd w:id="12"/>
      <w:bookmarkEnd w:id="13"/>
      <w:bookmarkEnd w:id="14"/>
    </w:p>
    <w:p w:rsidRDefault="00570A4A" w14:paraId="47259138" w14:textId="77777777" w:rsidR="00570A4A">
      <w:pPr>
        <w:spacing w:line="400" w:lineRule="exact"/>
        <w:ind w:firstLine="420" w:firstLineChars="200"/>
        <w:rPr>
          <w:szCs w:val="24"/>
        </w:rPr>
      </w:pPr>
      <w:ins w:id="2" w:author="投标助手" w:authorEmail="assistant@bid.local" w:date="2026-06-06T06:40:00.000Z">
        <w:r>
          <w:t>1. 投标保证金金额：【待补充：投标保证金金额】
2. 投标保证金缴纳方式：银行电汇
3. 汇出账户：必须为基本账户
4. 汇入账户信息：【待补充：招标文件规定的保证金接收账户信息】
5. 附投标保证金交付凭据复印件（加盖单位公章）
注：投标保证金应从投标人基本账户转出，并附基本账户开户证明复印件。</w:t>
        </w:r>
      </w:ins>
    </w:p>
    <w:p w:rsidRDefault="00570A4A" w14:paraId="62403F17" w14:textId="77777777" w:rsidR="00570A4A">
      <w:pPr>
        <w:spacing w:line="400" w:lineRule="exact"/>
      </w:pPr>
    </w:p>
    <w:p w:rsidRDefault="00000000" w14:paraId="55C13F74" w14:textId="77777777" w:rsidR="00570A4A">
      <w:pPr>
        <w:rPr>
          <w:rFonts w:asciiTheme="minorEastAsia" w:hAnsiTheme="minorEastAsia" w:eastAsiaTheme="minorEastAsia"/>
          <w:b/>
          <w:bCs/>
          <w:szCs w:val="24"/>
        </w:rPr>
      </w:pPr>
      <w:r>
        <w:rPr>
          <w:rFonts w:hint="eastAsia" w:asciiTheme="minorEastAsia" w:hAnsiTheme="minorEastAsia" w:eastAsiaTheme="minorEastAsia" w:cstheme="minorBidi"/>
          <w:b/>
          <w:bCs/>
          <w:szCs w:val="24"/>
        </w:rPr>
        <w:br w:type="page"/>
      </w:r>
    </w:p>
    <w:p w:rsidRDefault="00000000" w14:paraId="71AC26C5"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15" w:name="_Toc18196"/>
      <w:r w:rsidRPr="00561B3B">
        <w:rPr>
          <w:rFonts w:hint="eastAsia" w:ascii="黑体" w:hAnsi="黑体" w:eastAsia="黑体" w:cs="Times New Roman"/>
          <w:b w:val="0"/>
          <w:sz w:val="36"/>
          <w:szCs w:val="36"/>
        </w:rPr>
        <w:t>五</w:t>
      </w:r>
      <w:r w:rsidRPr="00561B3B">
        <w:rPr>
          <w:rFonts w:ascii="黑体" w:hAnsi="黑体" w:eastAsia="黑体" w:cs="黑体"/>
          <w:b w:val="0"/>
          <w:sz w:val="36"/>
          <w:szCs w:val="36"/>
        </w:rPr>
        <w:t>、</w:t>
      </w:r>
      <w:r w:rsidRPr="00561B3B">
        <w:rPr>
          <w:rFonts w:hint="eastAsia" w:ascii="黑体" w:hAnsi="黑体" w:eastAsia="黑体" w:cs="Times New Roman"/>
          <w:b w:val="0"/>
          <w:sz w:val="36"/>
          <w:szCs w:val="36"/>
        </w:rPr>
        <w:t>商务条款偏离表</w:t>
      </w:r>
      <w:bookmarkEnd w:id="15"/>
    </w:p>
    <w:tbl>
      <w:tblPr>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721"/>
        <w:gridCol w:w="4279"/>
        <w:gridCol w:w="3144"/>
        <w:gridCol w:w="773"/>
        <w:gridCol w:w="741"/>
      </w:tblGrid>
      <w:tr w:rsidR="00570A4A" w14:paraId="7A9EFDD6" w14:textId="77777777">
        <w:trPr>
          <w:hidden w:val="0"/>
          <w:jc w:val="center"/>
        </w:trPr>
        <w:tc>
          <w:tcPr>
            <w:tcW w:w="721" w:type="dxa"/>
            <w:vAlign w:val="center"/>
          </w:tcPr>
          <w:p w14:paraId="00000001">
            <w:r>
              <w:t>★1</w:t>
            </w:r>
          </w:p>
        </w:tc>
        <w:tc>
          <w:tcPr>
            <w:tcW w:w="4279" w:type="dxa"/>
            <w:vAlign w:val="center"/>
          </w:tcPr>
          <w:p w14:paraId="00000002">
            <w:r>
              <w:t>交货期限：合同签订之日起60日内</w:t>
            </w:r>
          </w:p>
        </w:tc>
        <w:tc>
          <w:tcPr>
            <w:tcW w:w="3144" w:type="dxa"/>
            <w:vAlign w:val="center"/>
          </w:tcPr>
          <w:p w14:paraId="00000003">
            <w:r>
              <w:t>【待补充：投标响应内容】</w:t>
            </w:r>
          </w:p>
        </w:tc>
        <w:tc>
          <w:tcPr>
            <w:tcW w:w="773" w:type="dxa"/>
            <w:vAlign w:val="center"/>
          </w:tcPr>
          <w:p w14:paraId="00000004">
            <w:r>
              <w:t>无偏离</w:t>
            </w:r>
          </w:p>
        </w:tc>
        <w:tc>
          <w:tcPr>
            <w:tcW w:w="741" w:type="dxa"/>
            <w:vAlign w:val="center"/>
          </w:tcPr>
          <w:p w14:paraId="00000005">
            <w:r>
              <w:t>完全响应招标文件要求</w:t>
            </w:r>
          </w:p>
        </w:tc>
      </w:tr>
      <w:tr w14:paraId="00000006">
        <w:tc>
          <w:tcPr>
            <w:tcW w:w="721" w:type="dxa"/>
            <w:vAlign w:val="center"/>
          </w:tcPr>
          <w:p w14:paraId="00000007">
            <w:r>
              <w:t>★2</w:t>
            </w:r>
          </w:p>
        </w:tc>
        <w:tc>
          <w:tcPr>
            <w:tcW w:w="4279" w:type="dxa"/>
            <w:vAlign w:val="center"/>
          </w:tcPr>
          <w:p w14:paraId="00000008">
            <w:r>
              <w:t>交货地点：红塔辽宁烟草有限责任公司沈阳卷烟厂（沈阳市苏家屯区南京南街1058号），红塔辽宁烟草有限责任公司营口卷烟厂（营口市站前区建设街72号）</w:t>
            </w:r>
          </w:p>
        </w:tc>
        <w:tc>
          <w:tcPr>
            <w:tcW w:w="3144" w:type="dxa"/>
            <w:vAlign w:val="center"/>
          </w:tcPr>
          <w:p w14:paraId="00000009"/>
        </w:tc>
        <w:tc>
          <w:tcPr>
            <w:tcW w:w="773" w:type="dxa"/>
            <w:vAlign w:val="center"/>
          </w:tcPr>
          <w:p w14:paraId="0000000A"/>
        </w:tc>
        <w:tc>
          <w:tcPr>
            <w:tcW w:w="741" w:type="dxa"/>
            <w:vAlign w:val="center"/>
          </w:tcPr>
          <w:p w14:paraId="0000000B"/>
        </w:tc>
      </w:tr>
      <w:tr w:rsidR="00570A4A" w14:paraId="6F3419F5" w14:textId="77777777">
        <w:trPr>
          <w:hidden w:val="0"/>
          <w:trHeight w:val="625"/>
          <w:jc w:val="center"/>
        </w:trPr>
        <w:tc>
          <w:tcPr>
            <w:tcW w:w="721" w:type="dxa"/>
            <w:vAlign w:val="center"/>
          </w:tcPr>
          <w:p w:rsidRDefault="00000000" w14:paraId="407CEB96" w14:textId="77777777" w:rsidR="00570A4A">
            <w:pPr>
              <w:adjustRightInd w:val="0"/>
              <w:snapToGrid w:val="0"/>
              <w:jc w:val="center"/>
              <w:rPr>
                <w:rFonts w:ascii="宋体" w:hAnsi="宋体" w:cs="宋体"/>
                <w:bCs/>
                <w:szCs w:val="21"/>
              </w:rPr>
            </w:pPr>
            <w:r>
              <w:rPr>
                <w:rFonts w:ascii="宋体" w:hAnsi="宋体" w:cs="宋体" w:eastAsiaTheme="minorEastAsia"/>
                <w:bCs/>
                <w:szCs w:val="21"/>
              </w:rPr>
              <w:t>★1</w:t>
            </w:r>
          </w:p>
        </w:tc>
        <w:tc>
          <w:tcPr>
            <w:tcW w:w="4279" w:type="dxa"/>
            <w:vAlign w:val="center"/>
          </w:tcPr>
          <w:p w:rsidRDefault="00000000" w14:paraId="1366A240"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交货期限：合同签订之日起60日内。</w:t>
            </w:r>
          </w:p>
        </w:tc>
        <w:tc>
          <w:tcPr>
            <w:tcW w:w="3144" w:type="dxa"/>
            <w:vAlign w:val="center"/>
          </w:tcPr>
          <w:p w:rsidRDefault="00570A4A" w14:paraId="636B3309" w14:textId="77777777" w:rsidR="00570A4A">
            <w:pPr>
              <w:adjustRightInd w:val="0"/>
              <w:snapToGrid w:val="0"/>
              <w:ind w:right="105" w:rightChars="50"/>
              <w:rPr>
                <w:rFonts w:ascii="宋体" w:hAnsi="宋体" w:cs="宋体"/>
                <w:szCs w:val="21"/>
              </w:rPr>
            </w:pPr>
          </w:p>
        </w:tc>
        <w:tc>
          <w:tcPr>
            <w:tcW w:w="773" w:type="dxa"/>
            <w:vAlign w:val="center"/>
          </w:tcPr>
          <w:p w:rsidRDefault="00570A4A" w14:paraId="2291CC8B"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4E60B607" w14:textId="77777777" w:rsidR="00570A4A">
            <w:pPr>
              <w:adjustRightInd w:val="0"/>
              <w:snapToGrid w:val="0"/>
              <w:ind w:right="105" w:rightChars="50"/>
              <w:jc w:val="center"/>
              <w:rPr>
                <w:rFonts w:ascii="宋体" w:hAnsi="宋体" w:cs="宋体"/>
                <w:szCs w:val="21"/>
              </w:rPr>
            </w:pPr>
          </w:p>
        </w:tc>
      </w:tr>
      <w:tr w:rsidR="00570A4A" w14:paraId="2EFAF10A" w14:textId="77777777">
        <w:trPr>
          <w:hidden w:val="0"/>
          <w:trHeight w:val="674"/>
          <w:jc w:val="center"/>
        </w:trPr>
        <w:tc>
          <w:tcPr>
            <w:tcW w:w="721" w:type="dxa"/>
            <w:vAlign w:val="center"/>
          </w:tcPr>
          <w:p w:rsidRDefault="00000000" w14:paraId="3CD4D007" w14:textId="77777777" w:rsidR="00570A4A">
            <w:pPr>
              <w:adjustRightInd w:val="0"/>
              <w:snapToGrid w:val="0"/>
              <w:jc w:val="center"/>
              <w:rPr>
                <w:rFonts w:ascii="宋体" w:hAnsi="宋体" w:cs="宋体"/>
                <w:bCs/>
                <w:szCs w:val="21"/>
              </w:rPr>
            </w:pPr>
            <w:r>
              <w:rPr>
                <w:rFonts w:ascii="宋体" w:hAnsi="宋体" w:cs="宋体" w:eastAsiaTheme="minorEastAsia"/>
                <w:bCs/>
                <w:szCs w:val="21"/>
              </w:rPr>
              <w:t>★2</w:t>
            </w:r>
          </w:p>
        </w:tc>
        <w:tc>
          <w:tcPr>
            <w:tcW w:w="4279" w:type="dxa"/>
            <w:vAlign w:val="center"/>
          </w:tcPr>
          <w:p w:rsidRDefault="00000000" w14:paraId="4B3D787B"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交货地点：红塔辽宁烟草有限责任公司沈阳卷烟厂（沈阳市苏家屯区南京南街1058号），红塔辽宁烟草有限责任公司营口卷烟厂（营口市站前区建设街72号）。</w:t>
            </w:r>
          </w:p>
        </w:tc>
        <w:tc>
          <w:tcPr>
            <w:tcW w:w="3144" w:type="dxa"/>
            <w:vAlign w:val="center"/>
          </w:tcPr>
          <w:p w:rsidRDefault="00570A4A" w14:paraId="1043DBA8"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164E6EC3"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59FBE131" w14:textId="77777777" w:rsidR="00570A4A">
            <w:pPr>
              <w:adjustRightInd w:val="0"/>
              <w:snapToGrid w:val="0"/>
              <w:ind w:right="105" w:rightChars="50"/>
              <w:jc w:val="center"/>
              <w:rPr>
                <w:rFonts w:ascii="宋体" w:hAnsi="宋体" w:cs="宋体"/>
                <w:szCs w:val="21"/>
              </w:rPr>
            </w:pPr>
          </w:p>
        </w:tc>
      </w:tr>
      <w:tr w:rsidR="00570A4A" w14:paraId="3551EB68" w14:textId="77777777">
        <w:trPr>
          <w:hidden w:val="0"/>
          <w:trHeight w:val="674"/>
          <w:jc w:val="center"/>
        </w:trPr>
        <w:tc>
          <w:tcPr>
            <w:tcW w:w="721" w:type="dxa"/>
            <w:vAlign w:val="center"/>
          </w:tcPr>
          <w:p w:rsidRDefault="00000000" w14:paraId="6BFDD71C" w14:textId="77777777" w:rsidR="00570A4A">
            <w:pPr>
              <w:adjustRightInd w:val="0"/>
              <w:snapToGrid w:val="0"/>
              <w:jc w:val="center"/>
              <w:rPr>
                <w:rFonts w:ascii="宋体" w:hAnsi="宋体" w:cs="宋体"/>
                <w:bCs/>
                <w:szCs w:val="21"/>
              </w:rPr>
            </w:pPr>
            <w:r>
              <w:rPr>
                <w:rFonts w:ascii="宋体" w:hAnsi="宋体" w:cs="宋体" w:eastAsiaTheme="minorEastAsia"/>
                <w:bCs/>
                <w:szCs w:val="21"/>
              </w:rPr>
              <w:t>★3</w:t>
            </w:r>
          </w:p>
        </w:tc>
        <w:tc>
          <w:tcPr>
            <w:tcW w:w="4279" w:type="dxa"/>
            <w:vAlign w:val="center"/>
          </w:tcPr>
          <w:p w:rsidRDefault="00000000" w14:paraId="04323C25"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p>
        </w:tc>
        <w:tc>
          <w:tcPr>
            <w:tcW w:w="3144" w:type="dxa"/>
            <w:vAlign w:val="center"/>
          </w:tcPr>
          <w:p w:rsidRDefault="00570A4A" w14:paraId="163A0B5F"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4BD2EA44"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757219BA" w14:textId="77777777" w:rsidR="00570A4A">
            <w:pPr>
              <w:adjustRightInd w:val="0"/>
              <w:snapToGrid w:val="0"/>
              <w:ind w:right="105" w:rightChars="50"/>
              <w:jc w:val="center"/>
              <w:rPr>
                <w:rFonts w:ascii="宋体" w:hAnsi="宋体" w:cs="宋体"/>
                <w:szCs w:val="21"/>
              </w:rPr>
            </w:pPr>
          </w:p>
        </w:tc>
      </w:tr>
      <w:tr w:rsidR="00570A4A" w14:paraId="623D8229" w14:textId="77777777">
        <w:trPr>
          <w:hidden w:val="0"/>
          <w:trHeight w:val="533"/>
          <w:jc w:val="center"/>
        </w:trPr>
        <w:tc>
          <w:tcPr>
            <w:tcW w:w="721" w:type="dxa"/>
            <w:vAlign w:val="center"/>
          </w:tcPr>
          <w:p w:rsidRDefault="00000000" w14:paraId="22C0D1EB" w14:textId="77777777" w:rsidR="00570A4A">
            <w:pPr>
              <w:adjustRightInd w:val="0"/>
              <w:snapToGrid w:val="0"/>
              <w:jc w:val="center"/>
              <w:rPr>
                <w:rFonts w:ascii="宋体" w:hAnsi="宋体" w:cs="宋体"/>
                <w:bCs/>
                <w:szCs w:val="21"/>
              </w:rPr>
            </w:pPr>
            <w:r>
              <w:rPr>
                <w:rFonts w:ascii="宋体" w:hAnsi="宋体" w:cs="宋体" w:eastAsiaTheme="minorEastAsia"/>
                <w:bCs/>
                <w:szCs w:val="21"/>
              </w:rPr>
              <w:t>★4</w:t>
            </w:r>
          </w:p>
        </w:tc>
        <w:tc>
          <w:tcPr>
            <w:tcW w:w="4279" w:type="dxa"/>
            <w:vAlign w:val="center"/>
          </w:tcPr>
          <w:p w:rsidRDefault="00000000" w14:paraId="5A41F5BE"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付款方式：项目验收合格，且中标人向招标人开具合同全额增值税专用发票后，招标人在收到发票之日起30个工作日内向中标人支付合同金额的90%，其余10%作为质量保证金，</w:t>
            </w:r>
            <w:r>
              <w:rPr>
                <w:rFonts w:ascii="宋体" w:hAnsi="宋体" w:cs="宋体" w:eastAsiaTheme="minorEastAsia"/>
                <w:szCs w:val="21"/>
              </w:rPr>
              <w:t>待质保期</w:t>
            </w:r>
            <w:r>
              <w:rPr>
                <w:rFonts w:ascii="宋体" w:hAnsi="宋体" w:cs="宋体" w:eastAsiaTheme="minorEastAsia"/>
                <w:szCs w:val="21"/>
              </w:rPr>
              <w:t>届满且设备在质量保证期</w:t>
            </w:r>
            <w:r>
              <w:rPr>
                <w:rFonts w:ascii="宋体" w:hAnsi="宋体" w:cs="宋体" w:eastAsiaTheme="minorEastAsia"/>
                <w:szCs w:val="21"/>
              </w:rPr>
              <w:t>内无未解决</w:t>
            </w:r>
            <w:r>
              <w:rPr>
                <w:rFonts w:ascii="宋体" w:hAnsi="宋体" w:cs="宋体" w:eastAsiaTheme="minorEastAsia"/>
                <w:szCs w:val="21"/>
              </w:rPr>
              <w:t xml:space="preserve">的质量问题，经招标人书面确认后，招标人在30个工作日内向中标人一次性支付。 </w:t>
            </w:r>
          </w:p>
        </w:tc>
        <w:tc>
          <w:tcPr>
            <w:tcW w:w="3144" w:type="dxa"/>
            <w:vAlign w:val="center"/>
          </w:tcPr>
          <w:p w:rsidRDefault="00570A4A" w14:paraId="2F7D5DE7"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778845A0"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41E3FBBE" w14:textId="77777777" w:rsidR="00570A4A">
            <w:pPr>
              <w:adjustRightInd w:val="0"/>
              <w:snapToGrid w:val="0"/>
              <w:ind w:right="105" w:rightChars="50"/>
              <w:jc w:val="center"/>
              <w:rPr>
                <w:rFonts w:ascii="宋体" w:hAnsi="宋体" w:cs="宋体"/>
                <w:szCs w:val="21"/>
              </w:rPr>
            </w:pPr>
          </w:p>
        </w:tc>
      </w:tr>
      <w:tr w:rsidR="00570A4A" w14:paraId="40C897A6" w14:textId="77777777">
        <w:trPr>
          <w:hidden w:val="0"/>
          <w:jc w:val="center"/>
        </w:trPr>
        <w:tc>
          <w:tcPr>
            <w:tcW w:w="721" w:type="dxa"/>
            <w:vAlign w:val="center"/>
          </w:tcPr>
          <w:p w:rsidRDefault="00000000" w14:paraId="6CB74C70" w14:textId="77777777" w:rsidR="00570A4A">
            <w:pPr>
              <w:adjustRightInd w:val="0"/>
              <w:snapToGrid w:val="0"/>
              <w:jc w:val="center"/>
              <w:rPr>
                <w:rFonts w:ascii="宋体" w:hAnsi="宋体" w:cs="宋体"/>
                <w:bCs/>
                <w:szCs w:val="21"/>
              </w:rPr>
            </w:pPr>
            <w:r>
              <w:rPr>
                <w:rFonts w:ascii="宋体" w:hAnsi="宋体" w:cs="宋体" w:eastAsiaTheme="minorEastAsia"/>
                <w:bCs/>
                <w:szCs w:val="21"/>
              </w:rPr>
              <w:t>★5</w:t>
            </w:r>
          </w:p>
        </w:tc>
        <w:tc>
          <w:tcPr>
            <w:tcW w:w="4279" w:type="dxa"/>
            <w:vAlign w:val="center"/>
          </w:tcPr>
          <w:p w:rsidRDefault="00000000" w14:paraId="4EFC53F5"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质量保证期：货物质量保证期不低于12个月，自双方最终验收合格签字并交付招标人使用之次日起算。</w:t>
            </w:r>
          </w:p>
        </w:tc>
        <w:tc>
          <w:tcPr>
            <w:tcW w:w="3144" w:type="dxa"/>
            <w:vAlign w:val="center"/>
          </w:tcPr>
          <w:p w:rsidRDefault="00570A4A" w14:paraId="412DADCE"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10717C79"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6CC0F01E" w14:textId="77777777" w:rsidR="00570A4A">
            <w:pPr>
              <w:adjustRightInd w:val="0"/>
              <w:snapToGrid w:val="0"/>
              <w:ind w:right="105" w:rightChars="50"/>
              <w:jc w:val="center"/>
              <w:rPr>
                <w:rFonts w:ascii="宋体" w:hAnsi="宋体" w:cs="宋体"/>
                <w:szCs w:val="21"/>
              </w:rPr>
            </w:pPr>
          </w:p>
        </w:tc>
      </w:tr>
      <w:tr w:rsidR="00570A4A" w14:paraId="52A0D740" w14:textId="77777777">
        <w:trPr>
          <w:hidden w:val="0"/>
          <w:trHeight w:val="471"/>
          <w:jc w:val="center"/>
        </w:trPr>
        <w:tc>
          <w:tcPr>
            <w:tcW w:w="721" w:type="dxa"/>
            <w:vAlign w:val="center"/>
          </w:tcPr>
          <w:p w:rsidRDefault="00000000" w14:paraId="6A6E92BE" w14:textId="77777777" w:rsidR="00570A4A">
            <w:pPr>
              <w:adjustRightInd w:val="0"/>
              <w:snapToGrid w:val="0"/>
              <w:jc w:val="center"/>
              <w:rPr>
                <w:rFonts w:ascii="宋体" w:hAnsi="宋体" w:cs="宋体"/>
                <w:bCs/>
                <w:szCs w:val="21"/>
              </w:rPr>
            </w:pPr>
            <w:r>
              <w:rPr>
                <w:rFonts w:ascii="宋体" w:hAnsi="宋体" w:cs="宋体" w:eastAsiaTheme="minorEastAsia"/>
                <w:bCs/>
                <w:szCs w:val="21"/>
              </w:rPr>
              <w:t>★5</w:t>
            </w:r>
          </w:p>
        </w:tc>
        <w:tc>
          <w:tcPr>
            <w:tcW w:w="4279" w:type="dxa"/>
            <w:vAlign w:val="center"/>
          </w:tcPr>
          <w:p w:rsidRDefault="00000000" w14:paraId="2F008241"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 xml:space="preserve">技术服务和保修责任：按合同约定执行。 </w:t>
            </w:r>
          </w:p>
        </w:tc>
        <w:tc>
          <w:tcPr>
            <w:tcW w:w="3144" w:type="dxa"/>
            <w:vAlign w:val="center"/>
          </w:tcPr>
          <w:p w:rsidRDefault="00570A4A" w14:paraId="4191BB6C"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0ED006D6"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5DA30918" w14:textId="77777777" w:rsidR="00570A4A">
            <w:pPr>
              <w:adjustRightInd w:val="0"/>
              <w:snapToGrid w:val="0"/>
              <w:ind w:right="105" w:rightChars="50"/>
              <w:jc w:val="center"/>
              <w:rPr>
                <w:rFonts w:ascii="宋体" w:hAnsi="宋体" w:cs="宋体"/>
                <w:szCs w:val="21"/>
              </w:rPr>
            </w:pPr>
          </w:p>
        </w:tc>
      </w:tr>
      <w:tr w:rsidR="00570A4A" w14:paraId="0343664B" w14:textId="77777777">
        <w:trPr>
          <w:hidden w:val="0"/>
          <w:trHeight w:val="471"/>
          <w:jc w:val="center"/>
        </w:trPr>
        <w:tc>
          <w:tcPr>
            <w:tcW w:w="721" w:type="dxa"/>
            <w:vAlign w:val="center"/>
          </w:tcPr>
          <w:p w:rsidRDefault="00000000" w14:paraId="7F6EA3EA" w14:textId="77777777" w:rsidR="00570A4A">
            <w:pPr>
              <w:adjustRightInd w:val="0"/>
              <w:snapToGrid w:val="0"/>
              <w:jc w:val="center"/>
              <w:rPr>
                <w:rFonts w:ascii="宋体" w:hAnsi="宋体" w:cs="宋体"/>
                <w:bCs/>
                <w:szCs w:val="21"/>
              </w:rPr>
            </w:pPr>
            <w:r>
              <w:rPr>
                <w:rFonts w:ascii="宋体" w:hAnsi="宋体" w:cs="宋体" w:eastAsiaTheme="minorEastAsia"/>
                <w:bCs/>
                <w:szCs w:val="21"/>
              </w:rPr>
              <w:t>★6</w:t>
            </w:r>
          </w:p>
        </w:tc>
        <w:tc>
          <w:tcPr>
            <w:tcW w:w="4279" w:type="dxa"/>
            <w:vAlign w:val="center"/>
          </w:tcPr>
          <w:p w:rsidRDefault="00000000" w14:paraId="529336E7"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 xml:space="preserve">验收标准：按合同约定执行。 </w:t>
            </w:r>
          </w:p>
        </w:tc>
        <w:tc>
          <w:tcPr>
            <w:tcW w:w="3144" w:type="dxa"/>
            <w:vAlign w:val="center"/>
          </w:tcPr>
          <w:p w:rsidRDefault="00570A4A" w14:paraId="74AE0F29"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54889087"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161D75F8" w14:textId="77777777" w:rsidR="00570A4A">
            <w:pPr>
              <w:adjustRightInd w:val="0"/>
              <w:snapToGrid w:val="0"/>
              <w:ind w:right="105" w:rightChars="50"/>
              <w:jc w:val="center"/>
              <w:rPr>
                <w:rFonts w:ascii="宋体" w:hAnsi="宋体" w:cs="宋体"/>
                <w:szCs w:val="21"/>
              </w:rPr>
            </w:pPr>
          </w:p>
        </w:tc>
      </w:tr>
      <w:tr w:rsidR="00570A4A" w14:paraId="2DF562AA" w14:textId="77777777">
        <w:trPr>
          <w:hidden w:val="0"/>
          <w:trHeight w:val="534"/>
          <w:jc w:val="center"/>
        </w:trPr>
        <w:tc>
          <w:tcPr>
            <w:tcW w:w="721" w:type="dxa"/>
            <w:vAlign w:val="center"/>
          </w:tcPr>
          <w:p w:rsidRDefault="00000000" w14:paraId="4BB7EB64" w14:textId="77777777" w:rsidR="00570A4A">
            <w:pPr>
              <w:adjustRightInd w:val="0"/>
              <w:snapToGrid w:val="0"/>
              <w:jc w:val="center"/>
              <w:rPr>
                <w:rFonts w:ascii="宋体" w:hAnsi="宋体" w:cs="宋体"/>
                <w:bCs/>
                <w:szCs w:val="21"/>
              </w:rPr>
            </w:pPr>
            <w:r>
              <w:rPr>
                <w:rFonts w:ascii="宋体" w:hAnsi="宋体" w:cs="宋体" w:eastAsiaTheme="minorEastAsia"/>
                <w:bCs/>
                <w:szCs w:val="21"/>
              </w:rPr>
              <w:t>★7</w:t>
            </w:r>
          </w:p>
        </w:tc>
        <w:tc>
          <w:tcPr>
            <w:tcW w:w="4279" w:type="dxa"/>
            <w:vAlign w:val="center"/>
          </w:tcPr>
          <w:p w:rsidRDefault="00000000" w14:paraId="69CE323F"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培训：投标人在质保期内向招标人免费提供不少于1天、不限人数的到厂培训。</w:t>
            </w:r>
          </w:p>
        </w:tc>
        <w:tc>
          <w:tcPr>
            <w:tcW w:w="3144" w:type="dxa"/>
            <w:vAlign w:val="center"/>
          </w:tcPr>
          <w:p w:rsidRDefault="00570A4A" w14:paraId="266A8057"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5ECA6132"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14FFA1F8" w14:textId="77777777" w:rsidR="00570A4A">
            <w:pPr>
              <w:adjustRightInd w:val="0"/>
              <w:snapToGrid w:val="0"/>
              <w:ind w:right="105" w:rightChars="50"/>
              <w:jc w:val="center"/>
              <w:rPr>
                <w:rFonts w:ascii="宋体" w:hAnsi="宋体" w:cs="宋体"/>
                <w:szCs w:val="21"/>
              </w:rPr>
            </w:pPr>
          </w:p>
        </w:tc>
      </w:tr>
      <w:tr w:rsidR="00570A4A" w14:paraId="586D098E" w14:textId="77777777">
        <w:trPr>
          <w:hidden w:val="0"/>
          <w:jc w:val="center"/>
        </w:trPr>
        <w:tc>
          <w:tcPr>
            <w:tcW w:w="721" w:type="dxa"/>
            <w:vAlign w:val="center"/>
          </w:tcPr>
          <w:p w:rsidRDefault="00570A4A" w14:paraId="39D6D6BF" w14:textId="77777777" w:rsidR="00570A4A">
            <w:pPr>
              <w:adjustRightInd w:val="0"/>
              <w:snapToGrid w:val="0"/>
              <w:ind w:right="105" w:rightChars="50"/>
              <w:jc w:val="center"/>
              <w:rPr>
                <w:rFonts w:ascii="宋体" w:hAnsi="宋体" w:cs="宋体"/>
                <w:szCs w:val="21"/>
              </w:rPr>
            </w:pPr>
          </w:p>
        </w:tc>
        <w:tc>
          <w:tcPr>
            <w:tcW w:w="4279" w:type="dxa"/>
            <w:vAlign w:val="center"/>
          </w:tcPr>
          <w:p w:rsidRDefault="00000000" w14:paraId="01F91FB4" w14:textId="77777777" w:rsidR="00570A4A">
            <w:pPr>
              <w:adjustRightInd w:val="0"/>
              <w:snapToGrid w:val="0"/>
              <w:ind w:hanging="1"/>
              <w:rPr>
                <w:rFonts w:ascii="宋体" w:hAnsi="宋体" w:cs="宋体"/>
                <w:szCs w:val="21"/>
              </w:rPr>
            </w:pPr>
            <w:r>
              <w:rPr>
                <w:rFonts w:ascii="宋体" w:hAnsi="宋体" w:cs="宋体" w:eastAsiaTheme="minorEastAsia"/>
                <w:szCs w:val="21"/>
              </w:rPr>
              <w:t>其它</w:t>
            </w:r>
          </w:p>
        </w:tc>
        <w:tc>
          <w:tcPr>
            <w:tcW w:w="3144" w:type="dxa"/>
            <w:vAlign w:val="center"/>
          </w:tcPr>
          <w:p w:rsidRDefault="00000000" w14:paraId="4D41E65A" w14:textId="77777777" w:rsidR="00570A4A">
            <w:pPr>
              <w:adjustRightInd w:val="0"/>
              <w:snapToGrid w:val="0"/>
              <w:ind w:right="105" w:rightChars="50"/>
              <w:jc w:val="center"/>
              <w:rPr>
                <w:rFonts w:ascii="宋体" w:hAnsi="宋体" w:cs="宋体"/>
                <w:szCs w:val="21"/>
              </w:rPr>
            </w:pPr>
            <w:r>
              <w:rPr>
                <w:rFonts w:ascii="宋体" w:hAnsi="宋体" w:cs="宋体" w:eastAsiaTheme="minorEastAsia"/>
                <w:szCs w:val="21"/>
              </w:rPr>
              <w:t>招标人未提供需求而投标人认为需说明及补充的内容在此填列</w:t>
            </w:r>
          </w:p>
        </w:tc>
        <w:tc>
          <w:tcPr>
            <w:tcW w:w="773" w:type="dxa"/>
            <w:vAlign w:val="center"/>
          </w:tcPr>
          <w:p w:rsidRDefault="00570A4A" w14:paraId="742ED9BF"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44645711" w14:textId="77777777" w:rsidR="00570A4A">
            <w:pPr>
              <w:adjustRightInd w:val="0"/>
              <w:snapToGrid w:val="0"/>
              <w:ind w:right="105" w:rightChars="50"/>
              <w:jc w:val="center"/>
              <w:rPr>
                <w:rFonts w:ascii="宋体" w:hAnsi="宋体" w:cs="宋体"/>
                <w:szCs w:val="21"/>
              </w:rPr>
            </w:pPr>
          </w:p>
        </w:tc>
      </w:tr>
    </w:tbl>
    <w:p w:rsidRDefault="00000000" w14:paraId="6A147961" w14:textId="77777777" w:rsidR="00570A4A">
      <w:pPr>
        <w:adjustRightInd w:val="0"/>
        <w:snapToGrid w:val="0"/>
        <w:spacing w:line="360" w:lineRule="auto"/>
        <w:ind w:firstLine="422" w:firstLineChars="200"/>
        <w:jc w:val="left"/>
        <w:rPr>
          <w:rFonts w:ascii="宋体" w:hAnsi="宋体" w:cs="宋体"/>
          <w:szCs w:val="21"/>
        </w:rPr>
      </w:pPr>
      <w:r>
        <w:rPr>
          <w:rFonts w:ascii="宋体" w:hAnsi="宋体" w:cs="宋体" w:eastAsiaTheme="minorEastAsia"/>
          <w:b/>
          <w:szCs w:val="21"/>
        </w:rPr>
        <w:t>填表要求：</w:t>
      </w:r>
    </w:p>
    <w:p w:rsidRDefault="00000000" w14:paraId="2E81748D"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1．“投标文件响应内容”一栏由投标人按照招标文件要求填写，进行响应。</w:t>
      </w:r>
    </w:p>
    <w:p w:rsidRDefault="00000000" w14:paraId="376117CB"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2．“偏离程度”一栏根据“投标文件响应内容”与招标文件逐项对照的结果填写。偏离必须用 “正偏离、负偏离或无偏离”三个名称中的一种进行标注。</w:t>
      </w:r>
    </w:p>
    <w:p w:rsidRDefault="00000000" w14:paraId="22DAA708" w14:textId="77777777" w:rsidR="00570A4A">
      <w:pPr>
        <w:adjustRightInd w:val="0"/>
        <w:snapToGrid w:val="0"/>
        <w:spacing w:line="360" w:lineRule="auto"/>
        <w:ind w:firstLine="420" w:firstLineChars="200"/>
        <w:rPr>
          <w:rFonts w:ascii="仿宋_GB2312" w:hAnsi="仿宋_GB2312" w:eastAsia="仿宋_GB2312" w:cs="仿宋_GB2312"/>
          <w:szCs w:val="21"/>
        </w:rPr>
      </w:pPr>
      <w:r>
        <w:rPr>
          <w:rFonts w:ascii="宋体" w:hAnsi="宋体" w:cs="宋体" w:eastAsiaTheme="minorEastAsia"/>
          <w:szCs w:val="21"/>
        </w:rPr>
        <w:t>3．“偏离说明”一栏由投标人对偏离的情况做详细说明。</w:t>
      </w:r>
    </w:p>
    <w:p w:rsidRDefault="00570A4A" w14:paraId="3946A10B" w14:textId="77777777" w:rsidR="00570A4A">
      <w:pPr>
        <w:spacing w:line="400" w:lineRule="exact"/>
        <w:ind w:firstLine="560"/>
        <w:jc w:val="center"/>
        <w:rPr>
          <w:rFonts w:ascii="宋体" w:hAnsi="宋体"/>
        </w:rPr>
      </w:pPr>
    </w:p>
    <w:p w:rsidRDefault="00570A4A" w14:paraId="659CF33E" w14:textId="77777777" w:rsidR="00570A4A">
      <w:pPr>
        <w:spacing w:line="400" w:lineRule="exact"/>
        <w:ind w:firstLine="560"/>
        <w:jc w:val="center"/>
        <w:rPr>
          <w:rFonts w:ascii="宋体" w:hAnsi="宋体"/>
        </w:rPr>
      </w:pPr>
    </w:p>
    <w:p w:rsidRDefault="00000000" w14:paraId="512C7FF8" w14:textId="77777777" w:rsidR="00570A4A">
      <w:pPr>
        <w:snapToGrid w:val="0"/>
        <w:spacing w:line="360" w:lineRule="auto"/>
        <w:ind w:firstLine="560"/>
        <w:jc w:val="center"/>
        <w:rPr>
          <w:rFonts w:ascii="宋体" w:hAnsi="宋体"/>
        </w:rPr>
      </w:pPr>
      <w:r>
        <w:rPr>
          <w:rFonts w:ascii="宋体" w:hAnsi="宋体" w:eastAsiaTheme="minorEastAsia" w:cstheme="minorBidi"/>
        </w:rPr>
        <w:t>投标人（盖单位公章） ：</w:t>
      </w:r>
    </w:p>
    <w:p w:rsidRDefault="00000000" w14:paraId="33361CE5" w14:textId="77777777" w:rsidR="00570A4A">
      <w:pPr>
        <w:snapToGrid w:val="0"/>
        <w:spacing w:line="360" w:lineRule="auto"/>
        <w:ind w:firstLine="560"/>
        <w:jc w:val="center"/>
        <w:rPr>
          <w:rFonts w:ascii="宋体" w:hAnsi="宋体"/>
        </w:rPr>
      </w:pPr>
      <w:r>
        <w:rPr>
          <w:rFonts w:ascii="宋体" w:hAnsi="宋体" w:eastAsiaTheme="minorEastAsia" w:cstheme="minorBidi"/>
        </w:rPr>
        <w:t xml:space="preserve">               法定代表人或委托代理人：（签字或签章）</w:t>
      </w:r>
    </w:p>
    <w:p w:rsidRDefault="00000000" w14:paraId="3DFF41D4" w14:textId="77777777" w:rsidR="00570A4A">
      <w:pPr>
        <w:adjustRightInd w:val="0"/>
        <w:snapToGrid w:val="0"/>
        <w:spacing w:line="360" w:lineRule="auto"/>
        <w:ind w:firstLine="4095" w:firstLineChars="1950"/>
        <w:rPr>
          <w:rFonts w:ascii="仿宋_GB2312" w:hAnsi="仿宋_GB2312" w:eastAsia="仿宋_GB2312" w:cs="仿宋_GB2312"/>
          <w:szCs w:val="21"/>
        </w:rPr>
      </w:pPr>
      <w:r>
        <w:rPr>
          <w:rFonts w:hint="eastAsia" w:asciiTheme="minorHAnsi" w:hAnsiTheme="minorHAnsi" w:eastAsiaTheme="minorEastAsia" w:cstheme="minorBidi"/>
          <w:szCs w:val="24"/>
        </w:rPr>
        <w:t>_______</w:t>
      </w:r>
      <w:r>
        <w:rPr>
          <w:rFonts w:hint="eastAsia" w:asciiTheme="minorHAnsi" w:hAnsiTheme="minorHAnsi" w:eastAsiaTheme="minorEastAsia" w:cstheme="minorBidi"/>
          <w:szCs w:val="24"/>
        </w:rPr>
        <w:t>年</w:t>
      </w:r>
      <w:r>
        <w:rPr>
          <w:rFonts w:hint="eastAsia" w:asciiTheme="minorHAnsi" w:hAnsiTheme="minorHAnsi" w:eastAsiaTheme="minorEastAsia" w:cstheme="minorBidi"/>
          <w:szCs w:val="24"/>
        </w:rPr>
        <w:t>______</w:t>
      </w:r>
      <w:r>
        <w:rPr>
          <w:rFonts w:hint="eastAsia" w:asciiTheme="minorHAnsi" w:hAnsiTheme="minorHAnsi" w:eastAsiaTheme="minorEastAsia" w:cstheme="minorBidi"/>
          <w:szCs w:val="24"/>
        </w:rPr>
        <w:t>月</w:t>
      </w:r>
      <w:r>
        <w:rPr>
          <w:rFonts w:hint="eastAsia" w:asciiTheme="minorHAnsi" w:hAnsiTheme="minorHAnsi" w:eastAsiaTheme="minorEastAsia" w:cstheme="minorBidi"/>
          <w:szCs w:val="24"/>
        </w:rPr>
        <w:t>________</w:t>
      </w:r>
      <w:r>
        <w:rPr>
          <w:rFonts w:hint="eastAsia" w:asciiTheme="minorHAnsi" w:hAnsiTheme="minorHAnsi" w:eastAsiaTheme="minorEastAsia" w:cstheme="minorBidi"/>
          <w:szCs w:val="24"/>
        </w:rPr>
        <w:t>日</w:t>
      </w:r>
    </w:p>
    <w:p w:rsidRDefault="00570A4A" w14:paraId="048D242E" w14:textId="77777777" w:rsidR="00570A4A">
      <w:pPr>
        <w:snapToGrid w:val="0"/>
        <w:spacing w:line="360" w:lineRule="auto"/>
        <w:rPr>
          <w:rFonts w:asciiTheme="minorEastAsia" w:hAnsiTheme="minorEastAsia" w:eastAsiaTheme="minorEastAsia"/>
          <w:b/>
          <w:bCs/>
          <w:szCs w:val="24"/>
        </w:rPr>
        <w:sectPr w:rsidR="00570A4A">
          <w:pgSz w:w="11906" w:h="16838"/>
          <w:pgMar w:top="1134" w:right="1134" w:bottom="1134" w:left="1134" w:header="782" w:footer="737" w:gutter="0"/>
          <w:cols w:space="720"/>
          <w:docGrid w:type="lines" w:linePitch="381"/>
        </w:sectPr>
      </w:pPr>
      <w:bookmarkStart w:id="16" w:name="_Toc34906010"/>
      <w:bookmarkStart w:id="17" w:name="_Toc21422"/>
      <w:bookmarkStart w:id="18" w:name="_Toc66089645"/>
    </w:p>
    <w:p w:rsidRDefault="00000000" w14:paraId="35B1BB19"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19" w:name="_Toc1540"/>
      <w:r w:rsidRPr="00561B3B">
        <w:rPr>
          <w:rFonts w:hint="eastAsia" w:ascii="黑体" w:hAnsi="黑体" w:eastAsia="黑体" w:cs="Times New Roman"/>
          <w:b w:val="0"/>
          <w:sz w:val="36"/>
          <w:szCs w:val="36"/>
        </w:rPr>
        <w:t>六、</w:t>
      </w:r>
      <w:bookmarkEnd w:id="16"/>
      <w:bookmarkEnd w:id="17"/>
      <w:bookmarkEnd w:id="18"/>
      <w:r w:rsidRPr="00561B3B">
        <w:rPr>
          <w:rFonts w:hint="eastAsia" w:ascii="黑体" w:hAnsi="黑体" w:eastAsia="黑体" w:cs="Times New Roman"/>
          <w:b w:val="0"/>
          <w:sz w:val="36"/>
          <w:szCs w:val="36"/>
        </w:rPr>
        <w:t>技术规格偏离表</w:t>
      </w:r>
      <w:bookmarkEnd w:id="19"/>
    </w:p>
    <w:tbl>
      <w:tblPr>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3599"/>
        <w:gridCol w:w="3593"/>
        <w:gridCol w:w="663"/>
        <w:gridCol w:w="675"/>
        <w:gridCol w:w="650"/>
      </w:tblGrid>
      <w:tr w:rsidR="00570A4A" w14:paraId="37B09C51" w14:textId="77777777">
        <w:trPr>
          <w:hidden w:val="0"/>
          <w:trHeight w:val="879"/>
          <w:jc w:val="center"/>
        </w:trPr>
        <w:tc>
          <w:tcPr>
            <w:tcW w:w="9180" w:type="dxa"/>
            <w:gridSpan w:val="5"/>
            <w:tcBorders>
              <w:top w:val="single" w:color="auto" w:sz="4" w:space="0"/>
              <w:left w:val="single" w:color="auto" w:sz="4" w:space="0"/>
              <w:bottom w:val="single" w:color="auto" w:sz="4" w:space="0"/>
              <w:right w:val="single" w:color="auto" w:sz="4" w:space="0"/>
            </w:tcBorders>
            <w:vAlign w:val="center"/>
          </w:tcPr>
          <w:p w:rsidRDefault="00000000" w14:paraId="7E63855F" w14:textId="77777777" w:rsidR="00570A4A">
            <w:pPr>
              <w:adjustRightInd w:val="0"/>
              <w:snapToGrid w:val="0"/>
              <w:jc w:val="left"/>
              <w:rPr>
                <w:rFonts w:ascii="宋体" w:hAnsi="宋体" w:cs="宋体"/>
                <w:szCs w:val="21"/>
              </w:rPr>
            </w:pPr>
            <w:r>
              <w:rPr>
                <w:rFonts w:ascii="宋体" w:hAnsi="宋体" w:cs="宋体" w:eastAsiaTheme="minorEastAsia"/>
                <w:szCs w:val="21"/>
              </w:rPr>
              <w:t>标段号/序号：001/01</w:t>
            </w:r>
          </w:p>
          <w:p w:rsidRDefault="00000000" w14:paraId="4B007ECE" w14:textId="77777777" w:rsidR="00570A4A">
            <w:pPr>
              <w:widowControl/>
              <w:adjustRightInd w:val="0"/>
              <w:snapToGrid w:val="0"/>
              <w:jc w:val="left"/>
              <w:rPr>
                <w:rFonts w:ascii="宋体" w:hAnsi="宋体" w:cs="宋体"/>
                <w:bCs/>
                <w:kern w:val="0"/>
                <w:szCs w:val="21"/>
              </w:rPr>
            </w:pPr>
            <w:r>
              <w:rPr>
                <w:rFonts w:ascii="宋体" w:hAnsi="宋体" w:cs="宋体" w:eastAsiaTheme="minorEastAsia"/>
                <w:szCs w:val="21"/>
              </w:rPr>
              <w:t>产品名称：小包外观检测装置</w:t>
            </w:r>
          </w:p>
          <w:p w:rsidRDefault="00000000" w14:paraId="6D0D70E3" w14:textId="77777777" w:rsidR="00570A4A">
            <w:pPr>
              <w:widowControl/>
              <w:adjustRightInd w:val="0"/>
              <w:snapToGrid w:val="0"/>
              <w:jc w:val="left"/>
              <w:rPr>
                <w:rFonts w:ascii="宋体" w:hAnsi="宋体" w:cs="宋体"/>
                <w:bCs/>
                <w:kern w:val="0"/>
                <w:szCs w:val="21"/>
              </w:rPr>
            </w:pPr>
            <w:r>
              <w:rPr>
                <w:rFonts w:ascii="宋体" w:hAnsi="宋体" w:cs="宋体" w:eastAsiaTheme="minorEastAsia"/>
                <w:bCs/>
                <w:kern w:val="0"/>
                <w:szCs w:val="21"/>
              </w:rPr>
              <w:t>预计采购数量：10台</w:t>
            </w:r>
          </w:p>
        </w:tc>
      </w:tr>
      <w:tr w:rsidR="00570A4A" w:rsidTr="00461B30" w14:paraId="393F4985" w14:textId="77777777">
        <w:trPr>
          <w:hidden w:val="0"/>
          <w:trHeight w:val="856"/>
          <w:jc w:val="center"/>
        </w:trPr>
        <w:tc>
          <w:tcPr>
            <w:tcW w:w="3599" w:type="dxa"/>
            <w:tcBorders>
              <w:top w:val="single" w:color="auto" w:sz="4" w:space="0"/>
              <w:left w:val="single" w:color="auto" w:sz="4" w:space="0"/>
              <w:bottom w:val="single" w:color="auto" w:sz="4" w:space="0"/>
              <w:right w:val="single" w:color="auto" w:sz="4" w:space="0"/>
            </w:tcBorders>
            <w:vAlign w:val="center"/>
          </w:tcPr>
          <w:p w:rsidRDefault="00000000" w14:paraId="0D699FFA" w14:textId="77777777" w:rsidR="00570A4A">
            <w:pPr>
              <w:snapToGrid w:val="0"/>
              <w:jc w:val="center"/>
              <w:rPr>
                <w:rFonts w:ascii="宋体" w:hAnsi="宋体" w:cs="宋体"/>
                <w:szCs w:val="21"/>
              </w:rPr>
            </w:pPr>
            <w:r>
              <w:rPr>
                <w:rFonts w:ascii="宋体" w:hAnsi="宋体" w:cs="宋体" w:eastAsiaTheme="minorEastAsia"/>
                <w:szCs w:val="21"/>
              </w:rPr>
              <w:t>招标文件要求</w:t>
            </w:r>
          </w:p>
          <w:p w:rsidRDefault="00000000" w14:paraId="282AF76A" w14:textId="77777777" w:rsidR="00570A4A">
            <w:pPr>
              <w:snapToGrid w:val="0"/>
              <w:jc w:val="center"/>
              <w:rPr>
                <w:rFonts w:ascii="宋体" w:hAnsi="宋体" w:cs="宋体"/>
                <w:b/>
                <w:szCs w:val="21"/>
              </w:rPr>
            </w:pPr>
            <w:r>
              <w:rPr>
                <w:rFonts w:ascii="宋体" w:hAnsi="宋体" w:cs="宋体" w:eastAsiaTheme="minorEastAsia"/>
                <w:b/>
                <w:szCs w:val="21"/>
              </w:rPr>
              <w:t>重要提示：实质性要求及重要指标用★标注，★标注项不得负偏离，如果负偏离，则投标文件无效。</w:t>
            </w:r>
          </w:p>
        </w:tc>
        <w:tc>
          <w:tcPr>
            <w:tcW w:w="3593" w:type="dxa"/>
            <w:tcBorders>
              <w:top w:val="single" w:color="auto" w:sz="4" w:space="0"/>
              <w:left w:val="single" w:color="auto" w:sz="4" w:space="0"/>
              <w:bottom w:val="single" w:color="auto" w:sz="4" w:space="0"/>
              <w:right w:val="single" w:color="auto" w:sz="4" w:space="0"/>
            </w:tcBorders>
            <w:vAlign w:val="center"/>
          </w:tcPr>
          <w:p w:rsidRDefault="00000000" w14:paraId="13625CD3" w14:textId="77777777" w:rsidR="00570A4A">
            <w:pPr>
              <w:jc w:val="center"/>
              <w:rPr>
                <w:rFonts w:ascii="宋体" w:hAnsi="宋体" w:cs="宋体"/>
                <w:szCs w:val="21"/>
              </w:rPr>
            </w:pPr>
            <w:r>
              <w:rPr>
                <w:rFonts w:ascii="宋体" w:hAnsi="宋体" w:cs="宋体" w:eastAsiaTheme="minorEastAsia"/>
                <w:szCs w:val="21"/>
              </w:rPr>
              <w:t>投标文件</w:t>
            </w:r>
          </w:p>
          <w:p w:rsidRDefault="00000000" w14:paraId="3F8FD0C9" w14:textId="77777777" w:rsidR="00570A4A">
            <w:pPr>
              <w:tabs>
                <w:tab w:val="left" w:pos="0"/>
              </w:tabs>
              <w:spacing w:line="240" w:lineRule="exact"/>
              <w:jc w:val="center"/>
              <w:rPr>
                <w:rFonts w:ascii="宋体" w:hAnsi="宋体" w:cs="宋体"/>
                <w:kern w:val="0"/>
                <w:szCs w:val="21"/>
              </w:rPr>
            </w:pPr>
            <w:r>
              <w:rPr>
                <w:rFonts w:ascii="宋体" w:hAnsi="宋体" w:cs="宋体" w:eastAsiaTheme="minorEastAsia"/>
                <w:szCs w:val="21"/>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rsidRDefault="00000000" w14:paraId="0B498976" w14:textId="77777777" w:rsidR="00570A4A">
            <w:pPr>
              <w:tabs>
                <w:tab w:val="left" w:pos="0"/>
              </w:tabs>
              <w:spacing w:line="240" w:lineRule="exact"/>
              <w:jc w:val="center"/>
              <w:rPr>
                <w:rFonts w:ascii="宋体" w:hAnsi="宋体" w:cs="宋体"/>
                <w:kern w:val="0"/>
                <w:szCs w:val="21"/>
              </w:rPr>
            </w:pPr>
            <w:r>
              <w:rPr>
                <w:rFonts w:ascii="宋体" w:hAnsi="宋体" w:cs="宋体" w:eastAsiaTheme="minorEastAsia"/>
                <w:szCs w:val="21"/>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rsidRDefault="00000000" w14:paraId="1F2B3090" w14:textId="77777777" w:rsidR="00570A4A">
            <w:pPr>
              <w:tabs>
                <w:tab w:val="left" w:pos="0"/>
              </w:tabs>
              <w:spacing w:line="240" w:lineRule="exact"/>
              <w:jc w:val="center"/>
              <w:rPr>
                <w:rFonts w:ascii="宋体" w:hAnsi="宋体" w:cs="宋体"/>
                <w:szCs w:val="21"/>
              </w:rPr>
            </w:pPr>
            <w:r>
              <w:rPr>
                <w:rFonts w:ascii="宋体" w:hAnsi="宋体" w:cs="宋体" w:eastAsiaTheme="minorEastAsia"/>
                <w:szCs w:val="21"/>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rsidRDefault="00000000" w14:paraId="56F2BCBC" w14:textId="77777777" w:rsidR="00570A4A">
            <w:pPr>
              <w:tabs>
                <w:tab w:val="left" w:pos="0"/>
              </w:tabs>
              <w:spacing w:line="240" w:lineRule="exact"/>
              <w:jc w:val="center"/>
              <w:rPr>
                <w:rFonts w:ascii="宋体" w:hAnsi="宋体" w:cs="宋体"/>
                <w:kern w:val="0"/>
                <w:szCs w:val="21"/>
              </w:rPr>
            </w:pPr>
            <w:r>
              <w:rPr>
                <w:rFonts w:ascii="宋体" w:hAnsi="宋体" w:cs="宋体" w:eastAsiaTheme="minorEastAsia"/>
                <w:szCs w:val="21"/>
              </w:rPr>
              <w:t>证明资料</w:t>
            </w:r>
          </w:p>
        </w:tc>
      </w:tr>
      <w:tr w:rsidR="00461B30" w:rsidTr="00461B30" w14:paraId="76045939" w14:textId="77777777">
        <w:trPr>
          <w:hidden w:val="0"/>
          <w:trHeight w:val="1140"/>
          <w:jc w:val="center"/>
        </w:trPr>
        <w:tc>
          <w:tcPr>
            <w:tcW w:w="3599" w:type="dxa"/>
            <w:tcBorders>
              <w:top w:val="single" w:color="auto" w:sz="4" w:space="0"/>
              <w:left w:val="single" w:color="auto" w:sz="4" w:space="0"/>
              <w:bottom w:val="single" w:color="auto" w:sz="4" w:space="0"/>
              <w:right w:val="single" w:color="auto" w:sz="4" w:space="0"/>
            </w:tcBorders>
            <w:vAlign w:val="center"/>
          </w:tcPr>
          <w:p w:rsidRDefault="00461B30" w14:paraId="4BF4494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一、主要功能</w:t>
            </w:r>
          </w:p>
          <w:p w:rsidRDefault="00461B30" w14:paraId="75AB4FE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1、检测内容：</w:t>
            </w:r>
          </w:p>
          <w:p w:rsidRDefault="00461B30" w14:paraId="482626F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（1）小包标志性图案、文字印刷错版、污损、商标纸错牌等；</w:t>
            </w:r>
          </w:p>
          <w:p w:rsidRDefault="00461B30" w14:paraId="7AB1B2E9"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（2）上、下侧面开胶翘（翻）边、翻盖变形或其它散包形式；</w:t>
            </w:r>
          </w:p>
          <w:p w:rsidRDefault="00461B30" w14:paraId="0E29850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（3）无外包装纸或外包装纸反；</w:t>
            </w:r>
          </w:p>
          <w:p w:rsidRDefault="00461B30" w14:paraId="69E195C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（4）烟包倒置；</w:t>
            </w:r>
          </w:p>
          <w:p w:rsidRDefault="00461B30" w14:paraId="0E3C595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（5）卡纸、铝箔纸外漏；</w:t>
            </w:r>
          </w:p>
          <w:p w:rsidRDefault="00461B30" w14:paraId="3C3B910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（6）小包表面黏附异物；</w:t>
            </w:r>
          </w:p>
          <w:p w:rsidRDefault="00461B30" w14:paraId="5438A00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（7）翻盖缝隙的变形、外露；</w:t>
            </w:r>
          </w:p>
          <w:p w:rsidRDefault="00461B30" w14:paraId="1B5EF8A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（8）最小缺陷（包括但不限于：脏污、异物、破损、折角、图案缺失等）检出面积≤2mm×2mm。</w:t>
            </w:r>
          </w:p>
          <w:p w:rsidRDefault="00461B30" w14:paraId="257580D9"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2、检出率：严重缺陷99.99%剔除，一般缺陷检出率≥99.5%。</w:t>
            </w:r>
          </w:p>
          <w:p w:rsidRDefault="00461B30" w14:paraId="27DCD36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3、检测速度：≥600包/分钟，并具备连续检测剔除</w:t>
            </w:r>
            <w:r>
              <w:rPr>
                <w:rFonts w:ascii="宋体" w:hAnsi="宋体" w:cs="宋体" w:eastAsiaTheme="minorEastAsia"/>
                <w:szCs w:val="21"/>
              </w:rPr>
              <w:t>10包坏烟的</w:t>
            </w:r>
            <w:r>
              <w:rPr>
                <w:rFonts w:ascii="宋体" w:hAnsi="宋体" w:cs="宋体" w:eastAsiaTheme="minorEastAsia"/>
                <w:szCs w:val="21"/>
              </w:rPr>
              <w:t>能力。</w:t>
            </w:r>
          </w:p>
          <w:p w:rsidRDefault="00461B30" w14:paraId="5DA8118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4、误剔率：≤0.15%。</w:t>
            </w:r>
          </w:p>
          <w:p w:rsidRDefault="00461B30" w14:paraId="13B6525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5、安装位置及检测面：检测烟包六个面，安装于ZB45/ZB25/GDX6包装机烟包跑道上，配备可对设备异常状态进行报警提示的声光报警装置，安装后不得影响包装机的操作及维修。</w:t>
            </w:r>
          </w:p>
          <w:p w:rsidRDefault="00461B30" w14:paraId="5480F68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6、硬件要求：</w:t>
            </w:r>
          </w:p>
          <w:p w:rsidRDefault="00461B30" w14:paraId="727F1BC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（1）相机：采用高分辨率工业相机，高速工业数字彩色相机，具备性能稳定，抗干扰能力强。成像清晰、无光斑及波纹。</w:t>
            </w:r>
            <w:r>
              <w:rPr>
                <w:rFonts w:ascii="宋体" w:hAnsi="宋体" w:cs="宋体" w:eastAsiaTheme="minorEastAsia"/>
                <w:szCs w:val="21"/>
              </w:rPr>
              <w:t>相机帧率要求</w:t>
            </w:r>
            <w:r>
              <w:rPr>
                <w:rFonts w:ascii="宋体" w:hAnsi="宋体" w:cs="宋体" w:eastAsiaTheme="minorEastAsia"/>
                <w:szCs w:val="21"/>
              </w:rPr>
              <w:t>大于50fps。</w:t>
            </w:r>
          </w:p>
          <w:p w:rsidRDefault="00461B30" w14:paraId="1159364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（2）光源： 采用24V直流冷光多组LED高亮度光源系统。高稳定、</w:t>
            </w:r>
            <w:r>
              <w:rPr>
                <w:rFonts w:ascii="宋体" w:hAnsi="宋体" w:cs="宋体" w:eastAsiaTheme="minorEastAsia"/>
                <w:szCs w:val="21"/>
              </w:rPr>
              <w:t>光衰小</w:t>
            </w:r>
            <w:r>
              <w:rPr>
                <w:rFonts w:ascii="宋体" w:hAnsi="宋体" w:cs="宋体" w:eastAsiaTheme="minorEastAsia"/>
                <w:szCs w:val="21"/>
              </w:rPr>
              <w:t>（2万小时小于15%）、高亮（≥90流明/瓦）。</w:t>
            </w:r>
          </w:p>
          <w:p w:rsidRDefault="00461B30" w14:paraId="2683EFE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 显示屏：采用触摸式液晶显示屏，屏幕尺寸为≥15寸。</w:t>
            </w:r>
          </w:p>
          <w:p w:rsidRDefault="00461B30" w14:paraId="2E96330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（4）控制计算机：处理器要求：不</w:t>
            </w:r>
            <w:r>
              <w:rPr>
                <w:rFonts w:ascii="宋体" w:hAnsi="宋体" w:cs="宋体" w:eastAsiaTheme="minorEastAsia"/>
                <w:szCs w:val="21"/>
              </w:rPr>
              <w:t>能低于第9代 Intel CORE I7、处理器主频要求2.5GHz、内存16G、硬盘采用双硬盘结构，128G+1T配置。计算机内部具有专用</w:t>
            </w:r>
            <w:r>
              <w:rPr>
                <w:rFonts w:ascii="宋体" w:hAnsi="宋体" w:cs="宋体" w:eastAsiaTheme="minorEastAsia"/>
                <w:szCs w:val="21"/>
              </w:rPr>
              <w:t>英伟达</w:t>
            </w:r>
            <w:r>
              <w:rPr>
                <w:rFonts w:ascii="宋体" w:hAnsi="宋体" w:cs="宋体" w:eastAsiaTheme="minorEastAsia"/>
                <w:szCs w:val="21"/>
              </w:rPr>
              <w:t>GPU卡槽，同时计算机内部配置  GPU 3060显卡。</w:t>
            </w:r>
          </w:p>
          <w:p w:rsidRDefault="00461B30" w14:paraId="533148E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（5）镜头：为了与相机高效配合，采用进口的紧凑型镜头，能够捕捉住照相机的全部分辨率，低变形率（低于1.0%），同时在整个屏幕范围内都具有高对比度及清晰图像。</w:t>
            </w:r>
          </w:p>
          <w:p w:rsidRDefault="00461B30" w14:paraId="24C75F5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rsidRDefault="00461B30" w14:paraId="0FA1BC7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（7）成像视角：配备不少于4个相机，实现小包外观6面检测，达到效果清晰、直观。</w:t>
            </w:r>
          </w:p>
          <w:p w:rsidRDefault="00461B30" w14:paraId="4AC7E09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7、软件要求：</w:t>
            </w:r>
          </w:p>
          <w:p w:rsidRDefault="00461B30" w14:paraId="710100D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 软件核心图像采集和图像处理算法源，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rsidRDefault="00461B30" w14:paraId="4E8AF49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（2）全中文彩色触摸界面，软件功能完善并可持续升级。另外还配有数据传输接口。</w:t>
            </w:r>
          </w:p>
          <w:p w:rsidRDefault="00461B30" w14:paraId="43D69B6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（3）检测器具备缺陷分类管理模块，能对检测出的缺陷图片进行分类管理，并将数据上传</w:t>
            </w:r>
            <w:r>
              <w:rPr>
                <w:rFonts w:ascii="宋体" w:hAnsi="宋体" w:cs="宋体" w:eastAsiaTheme="minorEastAsia"/>
                <w:szCs w:val="21"/>
              </w:rPr>
              <w:t>车间数采系统</w:t>
            </w:r>
            <w:r>
              <w:rPr>
                <w:rFonts w:ascii="宋体" w:hAnsi="宋体" w:cs="宋体" w:eastAsiaTheme="minorEastAsia"/>
                <w:szCs w:val="21"/>
              </w:rPr>
              <w:t>。还具有智能健康监测模块，对检测器内部关键器件，诸如成像单元、光照单元以及剔除单元的运行状态进行实时监测和健康状态分析，确保各部分正常、高效工作。</w:t>
            </w:r>
          </w:p>
          <w:p w:rsidRDefault="00461B30" w14:paraId="1B138D2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（4）要求提供以太网和USB等接口，多台设备</w:t>
            </w:r>
            <w:r>
              <w:rPr>
                <w:rFonts w:ascii="宋体" w:hAnsi="宋体" w:cs="宋体" w:eastAsiaTheme="minorEastAsia"/>
                <w:szCs w:val="21"/>
              </w:rPr>
              <w:t>间数据</w:t>
            </w:r>
            <w:r>
              <w:rPr>
                <w:rFonts w:ascii="宋体" w:hAnsi="宋体" w:cs="宋体" w:eastAsiaTheme="minorEastAsia"/>
                <w:szCs w:val="21"/>
              </w:rPr>
              <w:t>可以互相复制。</w:t>
            </w:r>
          </w:p>
          <w:p w:rsidRDefault="00461B30" w14:paraId="581A5AB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（5）要求牌号切换时操作简单快捷，能够实时监控检测数据。</w:t>
            </w:r>
          </w:p>
          <w:p w:rsidRDefault="00461B30" w14:paraId="0616367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（6）操作界面：软件须为全中文界面，界面友好、易操作。</w:t>
            </w:r>
          </w:p>
          <w:p w:rsidRDefault="00461B30" w14:paraId="1D34E208"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（7）剔除烟包图像存储：根据生产速度实时采集图像，把剔除的烟包图像存储于本机硬盘内，数据滚动覆盖，图像存储时间大于2年。</w:t>
            </w:r>
          </w:p>
          <w:p w:rsidRDefault="00461B30" w14:paraId="10CFFC1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（8）检测图像及检测数据显示：要求实时显示采集的图像和检测数据。</w:t>
            </w:r>
          </w:p>
          <w:p w:rsidRDefault="00461B30" w14:paraId="1607A8A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数据显示及控制：显示生产线检测统计数据和控制器运行状态，通过软件灵活控制检测</w:t>
            </w:r>
            <w:r>
              <w:rPr>
                <w:rFonts w:ascii="宋体" w:hAnsi="宋体" w:cs="宋体" w:eastAsiaTheme="minorEastAsia"/>
                <w:szCs w:val="21"/>
              </w:rPr>
              <w:t>及剔烟状态</w:t>
            </w:r>
            <w:r>
              <w:rPr>
                <w:rFonts w:ascii="宋体" w:hAnsi="宋体" w:cs="宋体" w:eastAsiaTheme="minorEastAsia"/>
                <w:szCs w:val="21"/>
              </w:rPr>
              <w:t>。</w:t>
            </w:r>
          </w:p>
          <w:p w:rsidRDefault="00461B30" w14:paraId="3EDDA00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（9）查询功能：要求具有产量、剔除量的统计</w:t>
            </w:r>
            <w:r>
              <w:rPr>
                <w:rFonts w:ascii="宋体" w:hAnsi="宋体" w:cs="宋体" w:eastAsiaTheme="minorEastAsia"/>
                <w:szCs w:val="21"/>
              </w:rPr>
              <w:t>功能及坏烟包</w:t>
            </w:r>
            <w:r>
              <w:rPr>
                <w:rFonts w:ascii="宋体" w:hAnsi="宋体" w:cs="宋体" w:eastAsiaTheme="minorEastAsia"/>
                <w:szCs w:val="21"/>
              </w:rPr>
              <w:t>检测画面的存储查询功能。</w:t>
            </w:r>
          </w:p>
          <w:p w:rsidRDefault="00461B30" w14:paraId="5751F1F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（10）数采：预留数据采集端口，并能适应烟厂</w:t>
            </w:r>
            <w:r>
              <w:rPr>
                <w:rFonts w:ascii="宋体" w:hAnsi="宋体" w:cs="宋体" w:eastAsiaTheme="minorEastAsia"/>
                <w:szCs w:val="21"/>
              </w:rPr>
              <w:t>据集中</w:t>
            </w:r>
            <w:r>
              <w:rPr>
                <w:rFonts w:ascii="宋体" w:hAnsi="宋体" w:cs="宋体" w:eastAsiaTheme="minorEastAsia"/>
                <w:szCs w:val="21"/>
              </w:rPr>
              <w:t>采集需要。系统配有以太网接口、USB接口等，多台设备</w:t>
            </w:r>
            <w:r>
              <w:rPr>
                <w:rFonts w:ascii="宋体" w:hAnsi="宋体" w:cs="宋体" w:eastAsiaTheme="minorEastAsia"/>
                <w:szCs w:val="21"/>
              </w:rPr>
              <w:t>间数据</w:t>
            </w:r>
            <w:r>
              <w:rPr>
                <w:rFonts w:ascii="宋体" w:hAnsi="宋体" w:cs="宋体" w:eastAsiaTheme="minorEastAsia"/>
                <w:szCs w:val="21"/>
              </w:rPr>
              <w:t>可以互相复制。预留接口供客户选择使用，工业以太网接口，提供开放的通信协议，用于功能扩展，灵活方便。</w:t>
            </w:r>
          </w:p>
          <w:p w:rsidRDefault="00461B30" w14:paraId="7DBC18A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（11）当系统检测到不合格烟包后，剔除机构能够自动识别并剔除，确保检测到的缺陷烟包能够准确剔除。</w:t>
            </w:r>
            <w:r>
              <w:rPr>
                <w:rFonts w:ascii="宋体" w:hAnsi="宋体" w:cs="宋体" w:eastAsiaTheme="minorEastAsia"/>
              </w:rPr>
              <w:t>系统应</w:t>
            </w:r>
            <w:r>
              <w:rPr>
                <w:rFonts w:ascii="宋体" w:hAnsi="宋体" w:cs="宋体" w:eastAsiaTheme="minorEastAsia"/>
                <w:szCs w:val="21"/>
              </w:rPr>
              <w:t>有连续剔除报警功能，当出现连续剔除超过N（此值可任意设定）包时给予报警提示；同时输出报警信号，提示操作人员及时查看产品质量状况，防止质量缺陷扩大。</w:t>
            </w:r>
          </w:p>
          <w:p w:rsidRDefault="00461B30" w14:paraId="340B6211"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（12）软件算法除了使用深度学习算法外，同时应具备传统检测算法，例如灰度算法，直线检测、边缘定位等算法，以满足不同检测需求。</w:t>
            </w:r>
          </w:p>
          <w:p w:rsidRDefault="00461B30" w14:paraId="33BDE91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（13）软件品牌数量不限（仅与硬盘容量有关，无其他限制）。</w:t>
            </w:r>
          </w:p>
          <w:p w:rsidRDefault="00461B30" w14:paraId="17A3D2B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rsidRDefault="00461B30" w14:paraId="02D6F17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（15）系统可根据工艺要求，提供每</w:t>
            </w:r>
            <w:r>
              <w:rPr>
                <w:rFonts w:ascii="宋体" w:hAnsi="宋体" w:cs="宋体" w:eastAsiaTheme="minorEastAsia"/>
                <w:szCs w:val="21"/>
              </w:rPr>
              <w:t>一种品牌每个班次的产量、剔除量和缺陷信息各种缺陷统计表及比例对比，得出每一种缺陷的权重，便于分析其产生原因；可根据设定，自动存储单</w:t>
            </w:r>
            <w:r>
              <w:rPr>
                <w:rFonts w:ascii="宋体" w:hAnsi="宋体" w:cs="宋体" w:eastAsiaTheme="minorEastAsia"/>
                <w:szCs w:val="21"/>
              </w:rPr>
              <w:t>通道坏烟图像</w:t>
            </w:r>
            <w:r>
              <w:rPr>
                <w:rFonts w:ascii="宋体" w:hAnsi="宋体" w:cs="宋体" w:eastAsiaTheme="minorEastAsia"/>
                <w:szCs w:val="21"/>
              </w:rPr>
              <w:t>、所有</w:t>
            </w:r>
            <w:r>
              <w:rPr>
                <w:rFonts w:ascii="宋体" w:hAnsi="宋体" w:cs="宋体" w:eastAsiaTheme="minorEastAsia"/>
                <w:szCs w:val="21"/>
              </w:rPr>
              <w:t>通道坏烟图像</w:t>
            </w:r>
            <w:r>
              <w:rPr>
                <w:rFonts w:ascii="宋体" w:hAnsi="宋体" w:cs="宋体" w:eastAsiaTheme="minorEastAsia"/>
                <w:szCs w:val="21"/>
              </w:rPr>
              <w:t>等。并详细</w:t>
            </w:r>
            <w:r>
              <w:rPr>
                <w:rFonts w:ascii="宋体" w:hAnsi="宋体" w:cs="宋体" w:eastAsiaTheme="minorEastAsia"/>
                <w:szCs w:val="21"/>
              </w:rPr>
              <w:t>记录坏烟图像</w:t>
            </w:r>
            <w:r>
              <w:rPr>
                <w:rFonts w:ascii="宋体" w:hAnsi="宋体" w:cs="宋体" w:eastAsiaTheme="minorEastAsia"/>
                <w:szCs w:val="21"/>
              </w:rPr>
              <w:t>产生的日期及时间，便于质量追踪和质量分析,能够长期储存于硬盘内（</w:t>
            </w:r>
            <w:r>
              <w:rPr>
                <w:rFonts w:ascii="宋体" w:hAnsi="宋体" w:cs="宋体" w:eastAsiaTheme="minorEastAsia"/>
              </w:rPr>
              <w:t>≥</w:t>
            </w:r>
            <w:r>
              <w:rPr>
                <w:rFonts w:ascii="宋体" w:hAnsi="宋体" w:cs="宋体" w:eastAsiaTheme="minorEastAsia"/>
                <w:szCs w:val="21"/>
              </w:rPr>
              <w:t>1T硬盘），数据滚动覆盖。</w:t>
            </w:r>
          </w:p>
          <w:p w:rsidRDefault="00461B30" w14:paraId="0AFA7DA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8、其他要求</w:t>
            </w:r>
          </w:p>
          <w:p w:rsidRDefault="00461B30" w14:paraId="46B27F0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烟包六个面，机械结构与原机匹配，不影响原机的各项功能，具有一定的升级空间，增减配置非常容易，即插即用，以应对今后新增缺陷的检测。布局合理，走线规范、美观，电控箱应设计散热系统，便于散热。</w:t>
            </w:r>
          </w:p>
          <w:p w:rsidRDefault="00461B30" w14:paraId="48C1065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（2）剔除机构需稳定可靠，剔除失败时具备停机报警反馈功能。</w:t>
            </w:r>
          </w:p>
          <w:p w:rsidRDefault="00461B30" w14:paraId="301CB5A9"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（3）整体要求：要求结构美观，安装方便、维护容易、操作调试简单。</w:t>
            </w:r>
          </w:p>
          <w:p w:rsidRDefault="00461B30" w14:paraId="5871D28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（4）系统采用PC+相机检测模式，便于软件持续升级。</w:t>
            </w:r>
          </w:p>
          <w:p w:rsidRDefault="00461B30" w14:paraId="21A5B55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（5）详述六面小包外观检测器缺陷检测日常验证和周期性验证方法。</w:t>
            </w:r>
          </w:p>
          <w:p w:rsidRDefault="00461B30" w14:paraId="6D29DA6F" w14:textId="77777777" w:rsidR="00461B30" w:rsidP="00461B30">
            <w:pPr>
              <w:adjustRightInd w:val="0"/>
              <w:snapToGrid w:val="0"/>
              <w:spacing w:line="320" w:lineRule="exact"/>
              <w:jc w:val="left"/>
              <w:rPr>
                <w:rFonts w:ascii="宋体" w:hAnsi="宋体" w:cs="宋体"/>
                <w:bCs/>
                <w:kern w:val="0"/>
                <w:szCs w:val="21"/>
              </w:rPr>
            </w:pPr>
            <w:r>
              <w:rPr>
                <w:rFonts w:ascii="宋体" w:hAnsi="宋体" w:cs="宋体" w:eastAsiaTheme="minorEastAsia"/>
                <w:szCs w:val="21"/>
              </w:rPr>
              <w:t>（6）剔除烟包具有回收装置，回收装置与检测装置融入一体，并且回收箱满后可报警提示，回收装置前后人员均可方便操作，正面可用抽屉</w:t>
            </w:r>
            <w:r>
              <w:rPr>
                <w:rFonts w:ascii="宋体" w:hAnsi="宋体" w:cs="宋体" w:eastAsiaTheme="minorEastAsia"/>
                <w:szCs w:val="21"/>
              </w:rPr>
              <w:t>式打开</w:t>
            </w:r>
            <w:r>
              <w:rPr>
                <w:rFonts w:ascii="宋体" w:hAnsi="宋体" w:cs="宋体" w:eastAsiaTheme="minorEastAsia"/>
                <w:szCs w:val="21"/>
              </w:rPr>
              <w:t>操作，收回时不影响整体外观，打开和收回时均能正常回收剔除烟包。</w:t>
            </w:r>
          </w:p>
        </w:tc>
        <w:tc>
          <w:tcPr>
            <w:tcW w:w="3593" w:type="dxa"/>
            <w:tcBorders>
              <w:top w:val="single" w:color="auto" w:sz="4" w:space="0"/>
              <w:left w:val="single" w:color="auto" w:sz="4" w:space="0"/>
              <w:bottom w:val="single" w:color="auto" w:sz="4" w:space="0"/>
              <w:right w:val="single" w:color="auto" w:sz="4" w:space="0"/>
            </w:tcBorders>
            <w:vAlign w:val="center"/>
          </w:tcPr>
          <w:p w:rsidRDefault="00461B30" w14:paraId="79F9925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一、主要功能</w:t>
            </w:r>
          </w:p>
          <w:p w:rsidRDefault="00461B30" w14:paraId="766F3FF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1、检测内容：</w:t>
            </w:r>
          </w:p>
          <w:p w:rsidRDefault="00461B30" w14:paraId="24F68B7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（1）小包标志性图案、文字印刷错版、污损、商标纸错牌等；</w:t>
            </w:r>
          </w:p>
          <w:p w:rsidRDefault="00461B30" w14:paraId="2151949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（2）上、下侧面开胶翘（翻）边、翻盖变形或其它散包形式；</w:t>
            </w:r>
          </w:p>
          <w:p w:rsidRDefault="00461B30" w14:paraId="51BD894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（3）无外包装纸或外包装纸反；</w:t>
            </w:r>
          </w:p>
          <w:p w:rsidRDefault="00461B30" w14:paraId="6F48DD6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（4）烟包倒置；</w:t>
            </w:r>
          </w:p>
          <w:p w:rsidRDefault="00461B30" w14:paraId="5963C75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（5）卡纸、铝箔纸外漏；</w:t>
            </w:r>
          </w:p>
          <w:p w:rsidRDefault="00461B30" w14:paraId="63E30A2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（6）小包表面黏附异物；</w:t>
            </w:r>
          </w:p>
          <w:p w:rsidRDefault="00461B30" w14:paraId="180A5BA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（7）翻盖缝隙的变形、外露；</w:t>
            </w:r>
          </w:p>
          <w:p w:rsidRDefault="00461B30" w14:paraId="606BFB4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（8）最小缺陷（包括但不限于：脏污、异物、破损、折角、图案缺失等）检出面积≤2mm×2mm。</w:t>
            </w:r>
          </w:p>
          <w:p w:rsidRDefault="00461B30" w14:paraId="299491B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2、检出率：严重缺陷99.99%剔除，一般缺陷检出率≥99.5%。</w:t>
            </w:r>
          </w:p>
          <w:p w:rsidRDefault="00461B30" w14:paraId="43A5E92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3、检测速度：≥600包/分钟，并具备连续检测剔除</w:t>
            </w:r>
            <w:r>
              <w:rPr>
                <w:rFonts w:ascii="宋体" w:hAnsi="宋体" w:cs="宋体" w:eastAsiaTheme="minorEastAsia"/>
                <w:szCs w:val="21"/>
              </w:rPr>
              <w:t>10包坏烟的</w:t>
            </w:r>
            <w:r>
              <w:rPr>
                <w:rFonts w:ascii="宋体" w:hAnsi="宋体" w:cs="宋体" w:eastAsiaTheme="minorEastAsia"/>
                <w:szCs w:val="21"/>
              </w:rPr>
              <w:t>能力。</w:t>
            </w:r>
          </w:p>
          <w:p w:rsidRDefault="00461B30" w14:paraId="4EEF2DD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4、误剔率：≤0.15%。</w:t>
            </w:r>
          </w:p>
          <w:p w:rsidRDefault="00461B30" w14:paraId="48BDE69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5、安装位置及检测面：检测烟包六个面，安装于ZB45/ZB25/GDX6包装机烟包跑道上，配备可对设备异常状态进行报警提示的声光报警装置，安装后不得影响包装机的操作及维修。</w:t>
            </w:r>
          </w:p>
          <w:p w:rsidRDefault="00461B30" w14:paraId="38453BF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6、硬件要求：</w:t>
            </w:r>
          </w:p>
          <w:p w:rsidRDefault="00461B30" w14:paraId="531AB3F8"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（1）相机：采用高分辨率工业相机，高速工业数字彩色相机，具备性能稳定，抗干扰能力强。成像清晰、无光斑及波纹。</w:t>
            </w:r>
            <w:r>
              <w:rPr>
                <w:rFonts w:ascii="宋体" w:hAnsi="宋体" w:cs="宋体" w:eastAsiaTheme="minorEastAsia"/>
                <w:szCs w:val="21"/>
              </w:rPr>
              <w:t>相机帧率要求</w:t>
            </w:r>
            <w:r>
              <w:rPr>
                <w:rFonts w:ascii="宋体" w:hAnsi="宋体" w:cs="宋体" w:eastAsiaTheme="minorEastAsia"/>
                <w:szCs w:val="21"/>
              </w:rPr>
              <w:t>大于50fps。</w:t>
            </w:r>
          </w:p>
          <w:p w:rsidRDefault="00461B30" w14:paraId="42771C3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（2）光源： 采用24V直流冷光多组LED高亮度光源系统。高稳定、</w:t>
            </w:r>
            <w:r>
              <w:rPr>
                <w:rFonts w:ascii="宋体" w:hAnsi="宋体" w:cs="宋体" w:eastAsiaTheme="minorEastAsia"/>
                <w:szCs w:val="21"/>
              </w:rPr>
              <w:t>光衰小</w:t>
            </w:r>
            <w:r>
              <w:rPr>
                <w:rFonts w:ascii="宋体" w:hAnsi="宋体" w:cs="宋体" w:eastAsiaTheme="minorEastAsia"/>
                <w:szCs w:val="21"/>
              </w:rPr>
              <w:t>（2万小时小于15%）、高亮（≥90流明/瓦）。</w:t>
            </w:r>
          </w:p>
          <w:p w:rsidRDefault="00461B30" w14:paraId="6E83469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 显示屏：采用触摸式液晶显示屏，屏幕尺寸为≥15寸。</w:t>
            </w:r>
          </w:p>
          <w:p w:rsidRDefault="00461B30" w14:paraId="3D39224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（4）控制计算机：处理器要求：不</w:t>
            </w:r>
            <w:r>
              <w:rPr>
                <w:rFonts w:ascii="宋体" w:hAnsi="宋体" w:cs="宋体" w:eastAsiaTheme="minorEastAsia"/>
                <w:szCs w:val="21"/>
              </w:rPr>
              <w:t>能低于第9代 Intel CORE I7、处理器主频要求2.5GHz、内存16G、硬盘采用双硬盘结构，128G+1T配置。计算机内部具有专用</w:t>
            </w:r>
            <w:r>
              <w:rPr>
                <w:rFonts w:ascii="宋体" w:hAnsi="宋体" w:cs="宋体" w:eastAsiaTheme="minorEastAsia"/>
                <w:szCs w:val="21"/>
              </w:rPr>
              <w:t>英伟达</w:t>
            </w:r>
            <w:r>
              <w:rPr>
                <w:rFonts w:ascii="宋体" w:hAnsi="宋体" w:cs="宋体" w:eastAsiaTheme="minorEastAsia"/>
                <w:szCs w:val="21"/>
              </w:rPr>
              <w:t>GPU卡槽，同时计算机内部配置  GPU 3060显卡。</w:t>
            </w:r>
          </w:p>
          <w:p w:rsidRDefault="00461B30" w14:paraId="53E4891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（5）镜头：为了与相机高效配合，采用进口的紧凑型镜头，能够捕捉住照相机的全部分辨率，低变形率（低于1.0%），同时在整个屏幕范围内都具有高对比度及清晰图像。</w:t>
            </w:r>
          </w:p>
          <w:p w:rsidRDefault="00461B30" w14:paraId="016CBB1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rsidRDefault="00461B30" w14:paraId="4350F7A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（7）成像视角：配备不少于4个相机，实现小包外观6面检测，达到效果清晰、直观。</w:t>
            </w:r>
          </w:p>
          <w:p w:rsidRDefault="00461B30" w14:paraId="1439AD4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7、软件要求：</w:t>
            </w:r>
          </w:p>
          <w:p w:rsidRDefault="00461B30" w14:paraId="03B8E8B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 软件核心图像采集和图像处理算法源，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rsidRDefault="00461B30" w14:paraId="67C4743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（2）全中文彩色触摸界面，软件功能完善并可持续升级。另外还配有数据传输接口。</w:t>
            </w:r>
          </w:p>
          <w:p w:rsidRDefault="00461B30" w14:paraId="76AC5E7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（3）检测器具备缺陷分类管理模块，能对检测出的缺陷图片进行分类管理，并将数据上传</w:t>
            </w:r>
            <w:r>
              <w:rPr>
                <w:rFonts w:ascii="宋体" w:hAnsi="宋体" w:cs="宋体" w:eastAsiaTheme="minorEastAsia"/>
                <w:szCs w:val="21"/>
              </w:rPr>
              <w:t>车间数采系统</w:t>
            </w:r>
            <w:r>
              <w:rPr>
                <w:rFonts w:ascii="宋体" w:hAnsi="宋体" w:cs="宋体" w:eastAsiaTheme="minorEastAsia"/>
                <w:szCs w:val="21"/>
              </w:rPr>
              <w:t>。还具有智能健康监测模块，对检测器内部关键器件，诸如成像单元、光照单元以及剔除单元的运行状态进行实时监测和健康状态分析，确保各部分正常、高效工作。</w:t>
            </w:r>
          </w:p>
          <w:p w:rsidRDefault="00461B30" w14:paraId="4DB0E34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（4）要求提供以太网和USB等接口，多台设备</w:t>
            </w:r>
            <w:r>
              <w:rPr>
                <w:rFonts w:ascii="宋体" w:hAnsi="宋体" w:cs="宋体" w:eastAsiaTheme="minorEastAsia"/>
                <w:szCs w:val="21"/>
              </w:rPr>
              <w:t>间数据</w:t>
            </w:r>
            <w:r>
              <w:rPr>
                <w:rFonts w:ascii="宋体" w:hAnsi="宋体" w:cs="宋体" w:eastAsiaTheme="minorEastAsia"/>
                <w:szCs w:val="21"/>
              </w:rPr>
              <w:t>可以互相复制。</w:t>
            </w:r>
          </w:p>
          <w:p w:rsidRDefault="00461B30" w14:paraId="160D0CB8"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（5）要求牌号切换时操作简单快捷，能够实时监控检测数据。</w:t>
            </w:r>
          </w:p>
          <w:p w:rsidRDefault="00461B30" w14:paraId="0DAD991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（6）操作界面：软件须为全中文界面，界面友好、易操作。</w:t>
            </w:r>
          </w:p>
          <w:p w:rsidRDefault="00461B30" w14:paraId="57D7655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（7）剔除烟包图像存储：根据生产速度实时采集图像，把剔除的烟包图像存储于本机硬盘内，数据滚动覆盖，图像存储时间大于2年。</w:t>
            </w:r>
          </w:p>
          <w:p w:rsidRDefault="00461B30" w14:paraId="7D58A8B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（8）检测图像及检测数据显示：要求实时显示采集的图像和检测数据。</w:t>
            </w:r>
          </w:p>
          <w:p w:rsidRDefault="00461B30" w14:paraId="4D4CEE4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数据显示及控制：显示生产线检测统计数据和控制器运行状态，通过软件灵活控制检测</w:t>
            </w:r>
            <w:r>
              <w:rPr>
                <w:rFonts w:ascii="宋体" w:hAnsi="宋体" w:cs="宋体" w:eastAsiaTheme="minorEastAsia"/>
                <w:szCs w:val="21"/>
              </w:rPr>
              <w:t>及剔烟状态</w:t>
            </w:r>
            <w:r>
              <w:rPr>
                <w:rFonts w:ascii="宋体" w:hAnsi="宋体" w:cs="宋体" w:eastAsiaTheme="minorEastAsia"/>
                <w:szCs w:val="21"/>
              </w:rPr>
              <w:t>。</w:t>
            </w:r>
          </w:p>
          <w:p w:rsidRDefault="00461B30" w14:paraId="1B5D575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（9）查询功能：要求具有产量、剔除量的统计</w:t>
            </w:r>
            <w:r>
              <w:rPr>
                <w:rFonts w:ascii="宋体" w:hAnsi="宋体" w:cs="宋体" w:eastAsiaTheme="minorEastAsia"/>
                <w:szCs w:val="21"/>
              </w:rPr>
              <w:t>功能及坏烟包</w:t>
            </w:r>
            <w:r>
              <w:rPr>
                <w:rFonts w:ascii="宋体" w:hAnsi="宋体" w:cs="宋体" w:eastAsiaTheme="minorEastAsia"/>
                <w:szCs w:val="21"/>
              </w:rPr>
              <w:t>检测画面的存储查询功能。</w:t>
            </w:r>
          </w:p>
          <w:p w:rsidRDefault="00461B30" w14:paraId="66EC2D4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（10）数采：预留数据采集端口，并能适应烟厂</w:t>
            </w:r>
            <w:r>
              <w:rPr>
                <w:rFonts w:ascii="宋体" w:hAnsi="宋体" w:cs="宋体" w:eastAsiaTheme="minorEastAsia"/>
                <w:szCs w:val="21"/>
              </w:rPr>
              <w:t>据集中</w:t>
            </w:r>
            <w:r>
              <w:rPr>
                <w:rFonts w:ascii="宋体" w:hAnsi="宋体" w:cs="宋体" w:eastAsiaTheme="minorEastAsia"/>
                <w:szCs w:val="21"/>
              </w:rPr>
              <w:t>采集需要。系统配有以太网接口、USB接口等，多台设备</w:t>
            </w:r>
            <w:r>
              <w:rPr>
                <w:rFonts w:ascii="宋体" w:hAnsi="宋体" w:cs="宋体" w:eastAsiaTheme="minorEastAsia"/>
                <w:szCs w:val="21"/>
              </w:rPr>
              <w:t>间数据</w:t>
            </w:r>
            <w:r>
              <w:rPr>
                <w:rFonts w:ascii="宋体" w:hAnsi="宋体" w:cs="宋体" w:eastAsiaTheme="minorEastAsia"/>
                <w:szCs w:val="21"/>
              </w:rPr>
              <w:t>可以互相复制。预留接口供客户选择使用，工业以太网接口，提供开放的通信协议，用于功能扩展，灵活方便。</w:t>
            </w:r>
          </w:p>
          <w:p w:rsidRDefault="00461B30" w14:paraId="0D92992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（11）当系统检测到不合格烟包后，剔除机构能够自动识别并剔除，确保检测到的缺陷烟包能够准确剔除。</w:t>
            </w:r>
            <w:r>
              <w:rPr>
                <w:rFonts w:ascii="宋体" w:hAnsi="宋体" w:cs="宋体" w:eastAsiaTheme="minorEastAsia"/>
              </w:rPr>
              <w:t>系统应</w:t>
            </w:r>
            <w:r>
              <w:rPr>
                <w:rFonts w:ascii="宋体" w:hAnsi="宋体" w:cs="宋体" w:eastAsiaTheme="minorEastAsia"/>
                <w:szCs w:val="21"/>
              </w:rPr>
              <w:t>有连续剔除报警功能，当出现连续剔除超过N（此值可任意设定）包时给予报警提示；同时输出报警信号，提示操作人员及时查看产品质量状况，防止质量缺陷扩大。</w:t>
            </w:r>
          </w:p>
          <w:p w:rsidRDefault="00461B30" w14:paraId="4C0A06C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（12）软件算法除了使用深度学习算法外，同时应具备传统检测算法，例如灰度算法，直线检测、边缘定位等算法，以满足不同检测需求。</w:t>
            </w:r>
          </w:p>
          <w:p w:rsidRDefault="00461B30" w14:paraId="37B3783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（13）软件品牌数量不限（仅与硬盘容量有关，无其他限制）。</w:t>
            </w:r>
          </w:p>
          <w:p w:rsidRDefault="00461B30" w14:paraId="7B184B2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rsidRDefault="00461B30" w14:paraId="6E07B0D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（15）系统可根据工艺要求，提供每</w:t>
            </w:r>
            <w:r>
              <w:rPr>
                <w:rFonts w:ascii="宋体" w:hAnsi="宋体" w:cs="宋体" w:eastAsiaTheme="minorEastAsia"/>
                <w:szCs w:val="21"/>
              </w:rPr>
              <w:t>一种品牌每个班次的产量、剔除量和缺陷信息各种缺陷统计表及比例对比，得出每一种缺陷的权重，便于分析其产生原因；可根据设定，自动存储单</w:t>
            </w:r>
            <w:r>
              <w:rPr>
                <w:rFonts w:ascii="宋体" w:hAnsi="宋体" w:cs="宋体" w:eastAsiaTheme="minorEastAsia"/>
                <w:szCs w:val="21"/>
              </w:rPr>
              <w:t>通道坏烟图像</w:t>
            </w:r>
            <w:r>
              <w:rPr>
                <w:rFonts w:ascii="宋体" w:hAnsi="宋体" w:cs="宋体" w:eastAsiaTheme="minorEastAsia"/>
                <w:szCs w:val="21"/>
              </w:rPr>
              <w:t>、所有</w:t>
            </w:r>
            <w:r>
              <w:rPr>
                <w:rFonts w:ascii="宋体" w:hAnsi="宋体" w:cs="宋体" w:eastAsiaTheme="minorEastAsia"/>
                <w:szCs w:val="21"/>
              </w:rPr>
              <w:t>通道坏烟图像</w:t>
            </w:r>
            <w:r>
              <w:rPr>
                <w:rFonts w:ascii="宋体" w:hAnsi="宋体" w:cs="宋体" w:eastAsiaTheme="minorEastAsia"/>
                <w:szCs w:val="21"/>
              </w:rPr>
              <w:t>等。并详细</w:t>
            </w:r>
            <w:r>
              <w:rPr>
                <w:rFonts w:ascii="宋体" w:hAnsi="宋体" w:cs="宋体" w:eastAsiaTheme="minorEastAsia"/>
                <w:szCs w:val="21"/>
              </w:rPr>
              <w:t>记录坏烟图像</w:t>
            </w:r>
            <w:r>
              <w:rPr>
                <w:rFonts w:ascii="宋体" w:hAnsi="宋体" w:cs="宋体" w:eastAsiaTheme="minorEastAsia"/>
                <w:szCs w:val="21"/>
              </w:rPr>
              <w:t>产生的日期及时间，便于质量追踪和质量分析,能够长期储存于硬盘内（</w:t>
            </w:r>
            <w:r>
              <w:rPr>
                <w:rFonts w:ascii="宋体" w:hAnsi="宋体" w:cs="宋体" w:eastAsiaTheme="minorEastAsia"/>
              </w:rPr>
              <w:t>≥</w:t>
            </w:r>
            <w:r>
              <w:rPr>
                <w:rFonts w:ascii="宋体" w:hAnsi="宋体" w:cs="宋体" w:eastAsiaTheme="minorEastAsia"/>
                <w:szCs w:val="21"/>
              </w:rPr>
              <w:t>1T硬盘），数据滚动覆盖。</w:t>
            </w:r>
          </w:p>
          <w:p w:rsidRDefault="00461B30" w14:paraId="38191A2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8、其他要求</w:t>
            </w:r>
          </w:p>
          <w:p w:rsidRDefault="00461B30" w14:paraId="360E0EF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烟包六个面，机械结构与原机匹配，不影响原机的各项功能，具有一定的升级空间，增减配置非常容易，即插即用，以应对今后新增缺陷的检测。布局合理，走线规范、美观，电控箱应设计散热系统，便于散热。</w:t>
            </w:r>
          </w:p>
          <w:p w:rsidRDefault="00461B30" w14:paraId="54619CD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（2）剔除机构需稳定可靠，剔除失败时具备停机报警反馈功能。</w:t>
            </w:r>
          </w:p>
          <w:p w:rsidRDefault="00461B30" w14:paraId="3FCA759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（3）整体要求：要求结构美观，安装方便、维护容易、操作调试简单。</w:t>
            </w:r>
          </w:p>
          <w:p w:rsidRDefault="00461B30" w14:paraId="550CFB8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（4）系统采用PC+相机检测模式，便于软件持续升级。</w:t>
            </w:r>
          </w:p>
          <w:p w:rsidRDefault="00461B30" w14:paraId="6E19C78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（5）详述六面小包外观检测器缺陷检测日常验证和周期性验证方法。</w:t>
            </w:r>
          </w:p>
          <w:p w:rsidRDefault="00461B30" w14:paraId="79ADD7BF" w14:textId="6E075D74" w:rsidR="00461B30" w:rsidP="00461B30">
            <w:pPr>
              <w:tabs>
                <w:tab w:val="left" w:pos="0"/>
              </w:tabs>
              <w:adjustRightInd w:val="0"/>
              <w:snapToGrid w:val="0"/>
              <w:jc w:val="center"/>
              <w:rPr>
                <w:rFonts w:ascii="宋体" w:hAnsi="宋体" w:cs="宋体"/>
                <w:kern w:val="0"/>
                <w:szCs w:val="21"/>
              </w:rPr>
            </w:pPr>
            <w:r>
              <w:rPr>
                <w:rFonts w:ascii="宋体" w:hAnsi="宋体" w:cs="宋体" w:eastAsiaTheme="minorEastAsia"/>
                <w:szCs w:val="21"/>
              </w:rPr>
              <w:t>（6）剔除烟包具有回收装置，回收装置与检测装置融入一体，并且回收箱满后可报警提示，回收装置前后人员均可方便操作，正面可用抽屉</w:t>
            </w:r>
            <w:r>
              <w:rPr>
                <w:rFonts w:ascii="宋体" w:hAnsi="宋体" w:cs="宋体" w:eastAsiaTheme="minorEastAsia"/>
                <w:szCs w:val="21"/>
              </w:rPr>
              <w:t>式打开</w:t>
            </w:r>
            <w:r>
              <w:rPr>
                <w:rFonts w:ascii="宋体" w:hAnsi="宋体" w:cs="宋体" w:eastAsiaTheme="minorEastAsia"/>
                <w:szCs w:val="21"/>
              </w:rPr>
              <w:t>操作，收回时不影响整体外观，打开和收回时均能正常回收剔除烟包。</w:t>
            </w:r>
          </w:p>
        </w:tc>
        <w:tc>
          <w:tcPr>
            <w:tcW w:w="663" w:type="dxa"/>
            <w:tcBorders>
              <w:top w:val="single" w:color="auto" w:sz="4" w:space="0"/>
              <w:left w:val="single" w:color="auto" w:sz="4" w:space="0"/>
              <w:bottom w:val="single" w:color="auto" w:sz="4" w:space="0"/>
              <w:right w:val="single" w:color="auto" w:sz="4" w:space="0"/>
            </w:tcBorders>
            <w:vAlign w:val="center"/>
          </w:tcPr>
          <w:p w:rsidRDefault="00461B30" w14:paraId="1D3AAB4E" w14:textId="3EA758FE" w:rsidR="00461B30" w:rsidP="00461B30">
            <w:pPr>
              <w:tabs>
                <w:tab w:val="left" w:pos="0"/>
              </w:tabs>
              <w:spacing w:line="240" w:lineRule="exact"/>
              <w:jc w:val="center"/>
              <w:rPr>
                <w:rFonts w:ascii="宋体" w:hAnsi="宋体" w:cs="宋体"/>
                <w:kern w:val="0"/>
                <w:szCs w:val="21"/>
              </w:rPr>
            </w:pPr>
            <w:r>
              <w:rPr>
                <w:rFonts w:ascii="宋体" w:hAnsi="宋体" w:cs="宋体" w:eastAsiaTheme="minorEastAsia"/>
                <w:kern w:val="0"/>
                <w:szCs w:val="21"/>
              </w:rPr>
              <w:t>无偏离</w:t>
            </w:r>
          </w:p>
        </w:tc>
        <w:tc>
          <w:tcPr>
            <w:tcW w:w="675" w:type="dxa"/>
            <w:tcBorders>
              <w:top w:val="single" w:color="auto" w:sz="4" w:space="0"/>
              <w:left w:val="single" w:color="auto" w:sz="4" w:space="0"/>
              <w:bottom w:val="single" w:color="auto" w:sz="4" w:space="0"/>
              <w:right w:val="single" w:color="auto" w:sz="4" w:space="0"/>
            </w:tcBorders>
            <w:vAlign w:val="center"/>
          </w:tcPr>
          <w:p w:rsidRDefault="00461B30" w14:paraId="6ECA9EFB" w14:textId="77777777" w:rsidR="00461B30" w:rsidP="00461B30">
            <w:pPr>
              <w:tabs>
                <w:tab w:val="left" w:pos="0"/>
              </w:tabs>
              <w:spacing w:line="240" w:lineRule="exact"/>
              <w:jc w:val="center"/>
              <w:rPr>
                <w:rFonts w:ascii="宋体" w:hAnsi="宋体" w:cs="宋体"/>
                <w:kern w:val="0"/>
                <w:szCs w:val="21"/>
              </w:rPr>
            </w:pPr>
          </w:p>
        </w:tc>
        <w:tc>
          <w:tcPr>
            <w:tcW w:w="650" w:type="dxa"/>
            <w:tcBorders>
              <w:top w:val="single" w:color="auto" w:sz="4" w:space="0"/>
              <w:left w:val="single" w:color="auto" w:sz="4" w:space="0"/>
              <w:bottom w:val="single" w:color="auto" w:sz="4" w:space="0"/>
              <w:right w:val="single" w:color="auto" w:sz="4" w:space="0"/>
            </w:tcBorders>
            <w:vAlign w:val="center"/>
          </w:tcPr>
          <w:p w:rsidRDefault="00461B30" w14:paraId="6E42069B" w14:textId="77777777" w:rsidR="00461B30" w:rsidP="00461B30">
            <w:pPr>
              <w:tabs>
                <w:tab w:val="left" w:pos="0"/>
              </w:tabs>
              <w:spacing w:line="240" w:lineRule="exact"/>
              <w:jc w:val="center"/>
              <w:rPr>
                <w:rFonts w:ascii="宋体" w:hAnsi="宋体" w:cs="宋体"/>
                <w:kern w:val="0"/>
                <w:szCs w:val="21"/>
              </w:rPr>
            </w:pPr>
          </w:p>
        </w:tc>
      </w:tr>
      <w:tr w:rsidR="00461B30" w:rsidTr="00461B30" w14:paraId="31B8A7CF" w14:textId="77777777">
        <w:trPr>
          <w:hidden w:val="0"/>
          <w:trHeight w:val="754"/>
          <w:jc w:val="center"/>
        </w:trPr>
        <w:tc>
          <w:tcPr>
            <w:tcW w:w="3599" w:type="dxa"/>
            <w:tcBorders>
              <w:top w:val="single" w:color="auto" w:sz="4" w:space="0"/>
              <w:left w:val="single" w:color="auto" w:sz="4" w:space="0"/>
              <w:bottom w:val="single" w:color="auto" w:sz="4" w:space="0"/>
              <w:right w:val="single" w:color="auto" w:sz="4" w:space="0"/>
            </w:tcBorders>
            <w:vAlign w:val="center"/>
          </w:tcPr>
          <w:p w:rsidRDefault="00461B30" w14:paraId="1FDFD5B9" w14:textId="77777777" w:rsidR="00461B30" w:rsidP="00461B30">
            <w:pPr>
              <w:adjustRightInd w:val="0"/>
              <w:snapToGrid w:val="0"/>
              <w:ind w:hanging="1"/>
              <w:jc w:val="center"/>
              <w:rPr>
                <w:rFonts w:ascii="宋体" w:hAnsi="宋体" w:cs="宋体"/>
                <w:szCs w:val="21"/>
              </w:rPr>
            </w:pPr>
            <w:r>
              <w:rPr>
                <w:rFonts w:ascii="宋体" w:hAnsi="宋体" w:cs="宋体" w:eastAsiaTheme="minorEastAsia"/>
                <w:szCs w:val="21"/>
              </w:rPr>
              <w:t>其它</w:t>
            </w:r>
          </w:p>
        </w:tc>
        <w:tc>
          <w:tcPr>
            <w:tcW w:w="3593" w:type="dxa"/>
            <w:tcBorders>
              <w:top w:val="single" w:color="auto" w:sz="4" w:space="0"/>
              <w:left w:val="single" w:color="auto" w:sz="4" w:space="0"/>
              <w:bottom w:val="single" w:color="auto" w:sz="4" w:space="0"/>
              <w:right w:val="single" w:color="auto" w:sz="4" w:space="0"/>
            </w:tcBorders>
            <w:vAlign w:val="center"/>
          </w:tcPr>
          <w:p w:rsidRDefault="00461B30" w14:paraId="6916D0FA" w14:textId="77777777" w:rsidR="00461B30" w:rsidP="00461B30">
            <w:pPr>
              <w:adjustRightInd w:val="0"/>
              <w:snapToGrid w:val="0"/>
              <w:jc w:val="center"/>
              <w:rPr>
                <w:rFonts w:ascii="宋体" w:hAnsi="宋体" w:cs="宋体"/>
                <w:kern w:val="0"/>
                <w:szCs w:val="21"/>
              </w:rPr>
            </w:pPr>
            <w:r>
              <w:rPr>
                <w:rFonts w:ascii="宋体" w:hAnsi="宋体" w:cs="宋体" w:eastAsiaTheme="minorEastAsia"/>
                <w:szCs w:val="21"/>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rsidRDefault="00461B30" w14:paraId="2B5BFE8F" w14:textId="77777777" w:rsidR="00461B30" w:rsidP="00461B30">
            <w:pPr>
              <w:tabs>
                <w:tab w:val="left" w:pos="0"/>
              </w:tabs>
              <w:spacing w:line="240" w:lineRule="exact"/>
              <w:jc w:val="center"/>
              <w:rPr>
                <w:rFonts w:ascii="宋体" w:hAnsi="宋体" w:cs="宋体"/>
                <w:kern w:val="0"/>
                <w:szCs w:val="21"/>
              </w:rPr>
            </w:pPr>
          </w:p>
        </w:tc>
        <w:tc>
          <w:tcPr>
            <w:tcW w:w="675" w:type="dxa"/>
            <w:tcBorders>
              <w:top w:val="single" w:color="auto" w:sz="4" w:space="0"/>
              <w:left w:val="single" w:color="auto" w:sz="4" w:space="0"/>
              <w:bottom w:val="single" w:color="auto" w:sz="4" w:space="0"/>
              <w:right w:val="single" w:color="auto" w:sz="4" w:space="0"/>
            </w:tcBorders>
            <w:vAlign w:val="center"/>
          </w:tcPr>
          <w:p w:rsidRDefault="00461B30" w14:paraId="03417178" w14:textId="77777777" w:rsidR="00461B30" w:rsidP="00461B30">
            <w:pPr>
              <w:tabs>
                <w:tab w:val="left" w:pos="0"/>
              </w:tabs>
              <w:spacing w:line="240" w:lineRule="exact"/>
              <w:jc w:val="center"/>
              <w:rPr>
                <w:rFonts w:ascii="宋体" w:hAnsi="宋体" w:cs="宋体"/>
                <w:kern w:val="0"/>
                <w:szCs w:val="21"/>
              </w:rPr>
            </w:pPr>
          </w:p>
        </w:tc>
        <w:tc>
          <w:tcPr>
            <w:tcW w:w="650" w:type="dxa"/>
            <w:tcBorders>
              <w:top w:val="single" w:color="auto" w:sz="4" w:space="0"/>
              <w:left w:val="single" w:color="auto" w:sz="4" w:space="0"/>
              <w:bottom w:val="single" w:color="auto" w:sz="4" w:space="0"/>
              <w:right w:val="single" w:color="auto" w:sz="4" w:space="0"/>
            </w:tcBorders>
            <w:vAlign w:val="center"/>
          </w:tcPr>
          <w:p w:rsidRDefault="00461B30" w14:paraId="00AAC0F2" w14:textId="77777777" w:rsidR="00461B30" w:rsidP="00461B30">
            <w:pPr>
              <w:tabs>
                <w:tab w:val="left" w:pos="0"/>
              </w:tabs>
              <w:spacing w:line="240" w:lineRule="exact"/>
              <w:jc w:val="center"/>
              <w:rPr>
                <w:rFonts w:ascii="宋体" w:hAnsi="宋体" w:cs="宋体"/>
                <w:kern w:val="0"/>
                <w:szCs w:val="21"/>
              </w:rPr>
            </w:pPr>
          </w:p>
        </w:tc>
      </w:tr>
    </w:tbl>
    <w:p w:rsidRDefault="00000000" w14:paraId="711993EB" w14:textId="77777777" w:rsidR="00570A4A">
      <w:pPr>
        <w:snapToGrid w:val="0"/>
        <w:rPr>
          <w:rFonts w:ascii="宋体" w:hAnsi="宋体" w:cs="宋体"/>
          <w:szCs w:val="21"/>
        </w:rPr>
      </w:pPr>
      <w:r>
        <w:rPr>
          <w:rFonts w:ascii="宋体" w:hAnsi="宋体" w:cs="宋体" w:eastAsiaTheme="minorEastAsia"/>
          <w:b/>
          <w:szCs w:val="21"/>
        </w:rPr>
        <w:t>填表说明：</w:t>
      </w:r>
    </w:p>
    <w:p w:rsidRDefault="00000000" w14:paraId="7D4C9611"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1．“投标文件响应内容”一栏由投标人填写。</w:t>
      </w:r>
    </w:p>
    <w:p w:rsidRDefault="00000000" w14:paraId="7E25FDC9"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2．“偏离程度”一栏根据“投标文件响应内容”与招标文件逐项对照的结果填写。偏离必须用 “正偏离、负偏离或无偏离”三个名称中的一种进行标注。</w:t>
      </w:r>
    </w:p>
    <w:p w:rsidRDefault="00000000" w14:paraId="128612B7" w14:textId="77777777" w:rsidR="00570A4A">
      <w:pPr>
        <w:adjustRightInd w:val="0"/>
        <w:snapToGrid w:val="0"/>
        <w:spacing w:line="360" w:lineRule="auto"/>
        <w:ind w:firstLine="420" w:firstLineChars="200"/>
        <w:rPr>
          <w:rFonts w:ascii="宋体" w:hAnsi="宋体" w:cs="宋体"/>
          <w:szCs w:val="24"/>
        </w:rPr>
      </w:pPr>
      <w:r>
        <w:rPr>
          <w:rFonts w:ascii="宋体" w:hAnsi="宋体" w:cs="宋体" w:eastAsiaTheme="minorEastAsia"/>
          <w:szCs w:val="21"/>
        </w:rPr>
        <w:t>3．“偏离说明”一栏由投标人对偏离的情况做详细说明。</w:t>
      </w:r>
    </w:p>
    <w:p w:rsidRDefault="00461B30" w14:paraId="28DC1E3C" w14:textId="77777777" w:rsidR="00461B30" w:rsidP="00461B30" w:rsidRPr="00461B30">
      <w:pPr>
        <w:widowControl/>
        <w:spacing w:line="480" w:lineRule="auto"/>
        <w:ind w:firstLine="2100" w:firstLineChars="1000"/>
        <w:jc w:val="right"/>
        <w:rPr>
          <w:rFonts w:ascii="宋体" w:hAnsi="宋体"/>
          <w:color w:val="000000"/>
          <w:kern w:val="0"/>
          <w:szCs w:val="21"/>
        </w:rPr>
      </w:pPr>
      <w:bookmarkStart w:id="20" w:name="_Toc66089646"/>
      <w:bookmarkStart w:id="21" w:name="_Toc26092"/>
      <w:bookmarkStart w:id="22" w:name="_Toc34906011"/>
      <w:r w:rsidRPr="00461B30">
        <w:rPr>
          <w:rFonts w:ascii="宋体" w:hAnsi="宋体" w:eastAsiaTheme="minorEastAsia" w:cstheme="minorBidi"/>
          <w:color w:val="000000"/>
          <w:kern w:val="0"/>
          <w:szCs w:val="21"/>
        </w:rPr>
        <w:t>投标人：</w:t>
      </w:r>
      <w:r w:rsidRPr="00461B30">
        <w:rPr>
          <w:rFonts w:ascii="宋体" w:hAnsi="宋体" w:eastAsiaTheme="minorEastAsia" w:cstheme="minorBidi"/>
          <w:color w:val="000000"/>
          <w:kern w:val="0"/>
          <w:szCs w:val="21"/>
          <w:u w:val="single"/>
        </w:rPr>
        <w:t>九江七所精密机电科技有限公司</w:t>
      </w:r>
      <w:r w:rsidRPr="00461B30">
        <w:rPr>
          <w:rFonts w:ascii="宋体" w:hAnsi="宋体" w:eastAsiaTheme="minorEastAsia" w:cstheme="minorBidi"/>
          <w:color w:val="000000"/>
          <w:kern w:val="0"/>
          <w:szCs w:val="21"/>
        </w:rPr>
        <w:t xml:space="preserve">（盖单位公章） </w:t>
      </w:r>
    </w:p>
    <w:p w:rsidRDefault="00461B30" w14:paraId="1F80A942" w14:textId="77777777" w:rsidR="00461B30" w:rsidP="00461B30" w:rsidRPr="00461B30">
      <w:pPr>
        <w:widowControl/>
        <w:spacing w:line="480" w:lineRule="auto"/>
        <w:ind w:firstLine="2100" w:firstLineChars="1000"/>
        <w:jc w:val="right"/>
        <w:rPr>
          <w:rFonts w:ascii="宋体" w:hAnsi="宋体"/>
          <w:color w:val="000000"/>
          <w:kern w:val="0"/>
          <w:szCs w:val="21"/>
        </w:rPr>
      </w:pPr>
      <w:r w:rsidRPr="00461B30">
        <w:rPr>
          <w:rFonts w:ascii="宋体" w:hAnsi="宋体" w:eastAsiaTheme="minorEastAsia" w:cstheme="minorBidi"/>
          <w:color w:val="000000"/>
          <w:kern w:val="0"/>
          <w:szCs w:val="21"/>
        </w:rPr>
        <w:t>法定代表人或委托代理人：</w:t>
      </w:r>
      <w:r w:rsidRPr="00461B30">
        <w:rPr>
          <w:rFonts w:ascii="宋体" w:hAnsi="宋体" w:eastAsiaTheme="minorEastAsia" w:cstheme="minorBidi"/>
          <w:color w:val="000000"/>
          <w:kern w:val="0"/>
          <w:szCs w:val="21"/>
          <w:u w:val="single"/>
        </w:rPr>
        <w:t xml:space="preserve">            </w:t>
      </w:r>
      <w:r w:rsidRPr="00461B30">
        <w:rPr>
          <w:rFonts w:ascii="宋体" w:hAnsi="宋体" w:eastAsiaTheme="minorEastAsia" w:cstheme="minorBidi"/>
          <w:color w:val="000000"/>
          <w:kern w:val="0"/>
          <w:szCs w:val="21"/>
        </w:rPr>
        <w:t>（签字或签章）</w:t>
      </w:r>
    </w:p>
    <w:p w:rsidRDefault="00461B30" w14:paraId="25EA0B11" w14:textId="2BDD8C1B" w:rsidR="00461B30" w:rsidP="00461B30" w:rsidRPr="00461B30">
      <w:pPr>
        <w:widowControl/>
        <w:spacing w:line="480" w:lineRule="auto"/>
        <w:ind w:firstLine="5460" w:firstLineChars="2600"/>
        <w:jc w:val="right"/>
        <w:rPr>
          <w:rFonts w:ascii="宋体" w:hAnsi="宋体" w:cs="宋体"/>
          <w:kern w:val="0"/>
          <w:sz w:val="32"/>
          <w:szCs w:val="24"/>
        </w:rPr>
      </w:pPr>
      <w:r w:rsidRPr="00461B30">
        <w:rPr>
          <w:rFonts w:ascii="宋体" w:hAnsi="宋体" w:eastAsiaTheme="minorEastAsia" w:cstheme="minorBidi"/>
          <w:color w:val="000000"/>
          <w:kern w:val="0"/>
          <w:szCs w:val="21"/>
          <w:u w:val="single"/>
        </w:rPr>
        <w:t>202</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年</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月</w:t>
      </w:r>
      <w:r w:rsidRPr="00461B30">
        <w:rPr>
          <w:rFonts w:ascii="宋体" w:hAnsi="宋体" w:eastAsiaTheme="minorEastAsia" w:cstheme="minorBidi"/>
          <w:color w:val="000000"/>
          <w:kern w:val="0"/>
          <w:szCs w:val="21"/>
          <w:u w:val="single"/>
        </w:rPr>
        <w:t>15</w:t>
      </w:r>
      <w:r w:rsidRPr="00461B30">
        <w:rPr>
          <w:rFonts w:ascii="宋体" w:hAnsi="宋体" w:eastAsiaTheme="minorEastAsia" w:cstheme="minorBidi"/>
          <w:color w:val="000000"/>
          <w:kern w:val="0"/>
          <w:szCs w:val="21"/>
        </w:rPr>
        <w:t xml:space="preserve">日 </w:t>
      </w:r>
    </w:p>
    <w:p w:rsidRDefault="00000000" w14:paraId="1FC6DC0C"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r w:rsidRPr="00561B3B">
        <w:rPr>
          <w:rFonts w:hint="eastAsia" w:ascii="黑体" w:hAnsi="黑体" w:eastAsia="黑体" w:cs="Times New Roman"/>
          <w:b w:val="0"/>
          <w:sz w:val="36"/>
          <w:szCs w:val="36"/>
        </w:rPr>
        <w:t>七、投标报价表</w:t>
      </w:r>
      <w:bookmarkEnd w:id="20"/>
      <w:bookmarkEnd w:id="21"/>
      <w:bookmarkEnd w:id="22"/>
    </w:p>
    <w:p w:rsidRDefault="00000000" w14:paraId="2AF47E58" w14:textId="77777777" w:rsidR="00570A4A">
      <w:pPr>
        <w:adjustRightInd w:val="0"/>
        <w:snapToGrid w:val="0"/>
        <w:spacing w:line="400" w:lineRule="exact"/>
        <w:ind w:firstLine="199" w:firstLineChars="83"/>
        <w:rPr>
          <w:rFonts w:ascii="宋体" w:hAnsi="宋体"/>
          <w:sz w:val="24"/>
          <w:szCs w:val="24"/>
        </w:rPr>
      </w:pPr>
      <w:r>
        <w:rPr>
          <w:rFonts w:ascii="宋体" w:hAnsi="宋体" w:eastAsiaTheme="minorEastAsia" w:cstheme="minorBidi"/>
          <w:sz w:val="24"/>
          <w:szCs w:val="24"/>
        </w:rPr>
        <w:t>招标编号：</w:t>
      </w:r>
    </w:p>
    <w:p w:rsidRDefault="00000000" w14:paraId="009FC27A" w14:textId="77777777" w:rsidR="00570A4A">
      <w:pPr>
        <w:adjustRightInd w:val="0"/>
        <w:snapToGrid w:val="0"/>
        <w:spacing w:line="400" w:lineRule="exact"/>
        <w:ind w:firstLine="199" w:firstLineChars="83"/>
        <w:rPr>
          <w:rFonts w:ascii="宋体" w:hAnsi="宋体"/>
          <w:sz w:val="24"/>
          <w:szCs w:val="24"/>
          <w:u w:val="single"/>
        </w:rPr>
      </w:pPr>
      <w:r>
        <w:rPr>
          <w:rFonts w:ascii="宋体" w:hAnsi="宋体" w:eastAsiaTheme="minorEastAsia" w:cstheme="minorBidi"/>
          <w:sz w:val="24"/>
          <w:szCs w:val="24"/>
        </w:rPr>
        <w:t>项目名称：</w:t>
      </w:r>
      <w:r>
        <w:rPr>
          <w:rFonts w:ascii="宋体" w:hAnsi="宋体" w:eastAsiaTheme="minorEastAsia" w:cstheme="minorBidi"/>
          <w:sz w:val="24"/>
          <w:szCs w:val="24"/>
        </w:rPr>
        <w:t xml:space="preserve">                                         </w:t>
      </w:r>
      <w:r>
        <w:rPr>
          <w:rFonts w:ascii="宋体" w:hAnsi="宋体" w:eastAsiaTheme="minorEastAsia" w:cstheme="minorBidi"/>
          <w:sz w:val="24"/>
          <w:szCs w:val="24"/>
        </w:rPr>
        <w:t xml:space="preserve">       </w:t>
      </w:r>
      <w:r>
        <w:rPr>
          <w:rFonts w:ascii="宋体" w:hAnsi="宋体" w:eastAsiaTheme="minorEastAsia" w:cstheme="minorBidi"/>
          <w:sz w:val="24"/>
          <w:szCs w:val="24"/>
        </w:rPr>
        <w:t>单位</w:t>
      </w:r>
      <w:r>
        <w:rPr>
          <w:rFonts w:ascii="宋体" w:hAnsi="宋体" w:eastAsiaTheme="minorEastAsia" w:cstheme="minorBidi"/>
          <w:sz w:val="24"/>
          <w:szCs w:val="24"/>
        </w:rPr>
        <w:t>：元（人民币）</w:t>
      </w:r>
    </w:p>
    <w:tbl>
      <w:tblPr>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2243"/>
        <w:gridCol w:w="1676"/>
        <w:gridCol w:w="1217"/>
        <w:gridCol w:w="1825"/>
        <w:gridCol w:w="1560"/>
        <w:gridCol w:w="975"/>
      </w:tblGrid>
      <w:tr w:rsidR="00570A4A" w14:paraId="5D475A27" w14:textId="77777777">
        <w:trPr>
          <w:hidden w:val="0"/>
          <w:trHeight w:val="790"/>
          <w:jc w:val="center"/>
        </w:trPr>
        <w:tc>
          <w:tcPr>
            <w:tcW w:w="2243" w:type="dxa"/>
            <w:vAlign w:val="center"/>
          </w:tcPr>
          <w:p w:rsidRDefault="00000000" w14:paraId="0BF460E5"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招标内容</w:t>
            </w:r>
          </w:p>
        </w:tc>
        <w:tc>
          <w:tcPr>
            <w:tcW w:w="1676" w:type="dxa"/>
            <w:vAlign w:val="center"/>
          </w:tcPr>
          <w:p w:rsidRDefault="00000000" w14:paraId="3935E8DD" w14:textId="77777777" w:rsidR="00570A4A">
            <w:pPr>
              <w:adjustRightInd w:val="0"/>
              <w:snapToGrid w:val="0"/>
              <w:spacing w:line="400" w:lineRule="exact"/>
              <w:jc w:val="center"/>
              <w:rPr>
                <w:rFonts w:ascii="宋体" w:hAnsi="宋体" w:cs="宋体"/>
                <w:sz w:val="24"/>
                <w:szCs w:val="24"/>
              </w:rPr>
            </w:pPr>
            <w:r>
              <w:rPr>
                <w:rFonts w:ascii="宋体" w:hAnsi="宋体" w:cs="宋体" w:eastAsiaTheme="minorEastAsia"/>
                <w:sz w:val="24"/>
                <w:szCs w:val="24"/>
              </w:rPr>
              <w:t>投标总价</w:t>
            </w:r>
          </w:p>
          <w:p w:rsidRDefault="00000000" w14:paraId="64334A0D"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（不含税价）</w:t>
            </w:r>
          </w:p>
        </w:tc>
        <w:tc>
          <w:tcPr>
            <w:tcW w:w="1217" w:type="dxa"/>
            <w:vAlign w:val="center"/>
          </w:tcPr>
          <w:p w:rsidRDefault="00000000" w14:paraId="1EACBC20" w14:textId="77777777" w:rsidR="00570A4A">
            <w:pPr>
              <w:adjustRightInd w:val="0"/>
              <w:snapToGrid w:val="0"/>
              <w:spacing w:line="400" w:lineRule="exact"/>
              <w:jc w:val="center"/>
              <w:rPr>
                <w:rFonts w:ascii="宋体" w:hAnsi="宋体" w:cs="宋体"/>
                <w:sz w:val="24"/>
                <w:szCs w:val="24"/>
              </w:rPr>
            </w:pPr>
            <w:r>
              <w:rPr>
                <w:rFonts w:ascii="宋体" w:hAnsi="宋体" w:cs="宋体" w:eastAsiaTheme="minorEastAsia"/>
                <w:sz w:val="24"/>
                <w:szCs w:val="24"/>
              </w:rPr>
              <w:t>税率</w:t>
            </w:r>
          </w:p>
          <w:p w:rsidRDefault="00000000" w14:paraId="63B9E493"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w:t>
            </w:r>
          </w:p>
        </w:tc>
        <w:tc>
          <w:tcPr>
            <w:tcW w:w="1825" w:type="dxa"/>
            <w:vAlign w:val="center"/>
          </w:tcPr>
          <w:p w:rsidRDefault="00000000" w14:paraId="6D82CA25" w14:textId="77777777" w:rsidR="00570A4A">
            <w:pPr>
              <w:adjustRightInd w:val="0"/>
              <w:snapToGrid w:val="0"/>
              <w:spacing w:line="400" w:lineRule="exact"/>
              <w:jc w:val="center"/>
              <w:rPr>
                <w:rFonts w:ascii="宋体" w:hAnsi="宋体" w:cs="宋体"/>
                <w:sz w:val="24"/>
                <w:szCs w:val="24"/>
              </w:rPr>
            </w:pPr>
            <w:r>
              <w:rPr>
                <w:rFonts w:ascii="宋体" w:hAnsi="宋体" w:cs="宋体" w:eastAsiaTheme="minorEastAsia"/>
                <w:sz w:val="24"/>
                <w:szCs w:val="24"/>
              </w:rPr>
              <w:t>投标总价</w:t>
            </w:r>
          </w:p>
          <w:p w:rsidRDefault="00000000" w14:paraId="4D91D91D"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 xml:space="preserve"> （含税价）</w:t>
            </w:r>
          </w:p>
        </w:tc>
        <w:tc>
          <w:tcPr>
            <w:tcW w:w="1560" w:type="dxa"/>
            <w:vAlign w:val="center"/>
          </w:tcPr>
          <w:p w:rsidRDefault="00000000" w14:paraId="6F43081F"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投标保证金</w:t>
            </w:r>
          </w:p>
        </w:tc>
        <w:tc>
          <w:tcPr>
            <w:tcW w:w="975" w:type="dxa"/>
            <w:vAlign w:val="center"/>
          </w:tcPr>
          <w:p w:rsidRDefault="00000000" w14:paraId="799B7E40"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备注</w:t>
            </w:r>
          </w:p>
        </w:tc>
      </w:tr>
      <w:tr w:rsidR="00570A4A" w14:paraId="6904AB75" w14:textId="77777777">
        <w:trPr>
          <w:hidden w:val="0"/>
          <w:trHeight w:val="612"/>
          <w:jc w:val="center"/>
        </w:trPr>
        <w:tc>
          <w:tcPr>
            <w:tcW w:w="2243" w:type="dxa"/>
            <w:vAlign w:val="center"/>
          </w:tcPr>
          <w:p w:rsidRDefault="00000000" w14:paraId="155A8295" w14:textId="77777777" w:rsidR="00570A4A">
            <w:pPr>
              <w:adjustRightInd w:val="0"/>
              <w:snapToGrid w:val="0"/>
              <w:spacing w:line="400" w:lineRule="exact"/>
              <w:jc w:val="center"/>
              <w:rPr>
                <w:rFonts w:ascii="宋体" w:hAnsi="宋体"/>
                <w:sz w:val="24"/>
                <w:szCs w:val="24"/>
              </w:rPr>
            </w:pPr>
            <w:r>
              <w:rPr>
                <w:rFonts w:ascii="宋体" w:hAnsi="宋体" w:eastAsiaTheme="minorEastAsia" w:cstheme="minorBidi"/>
                <w:sz w:val="24"/>
                <w:szCs w:val="24"/>
              </w:rPr>
              <w:t>小包外观检测装置</w:t>
            </w:r>
          </w:p>
        </w:tc>
        <w:tc>
          <w:tcPr>
            <w:tcW w:w="1676" w:type="dxa"/>
            <w:vAlign w:val="center"/>
          </w:tcPr>
          <w:p w:rsidRDefault="00570A4A" w14:paraId="4C503DA2" w14:textId="77777777" w:rsidR="00570A4A">
            <w:pPr>
              <w:adjustRightInd w:val="0"/>
              <w:snapToGrid w:val="0"/>
              <w:spacing w:line="400" w:lineRule="exact"/>
              <w:jc w:val="center"/>
              <w:rPr>
                <w:rFonts w:ascii="宋体" w:hAnsi="宋体" w:cs="宋体"/>
                <w:sz w:val="24"/>
                <w:szCs w:val="24"/>
              </w:rPr>
            </w:pPr>
          </w:p>
        </w:tc>
        <w:tc>
          <w:tcPr>
            <w:tcW w:w="1217" w:type="dxa"/>
            <w:vAlign w:val="center"/>
          </w:tcPr>
          <w:p w:rsidRDefault="00570A4A" w14:paraId="3D594FD6" w14:textId="77777777" w:rsidR="00570A4A">
            <w:pPr>
              <w:adjustRightInd w:val="0"/>
              <w:snapToGrid w:val="0"/>
              <w:spacing w:line="400" w:lineRule="exact"/>
              <w:rPr>
                <w:rFonts w:ascii="宋体" w:hAnsi="宋体"/>
                <w:sz w:val="24"/>
                <w:szCs w:val="24"/>
              </w:rPr>
            </w:pPr>
          </w:p>
        </w:tc>
        <w:tc>
          <w:tcPr>
            <w:tcW w:w="1825" w:type="dxa"/>
            <w:vAlign w:val="center"/>
          </w:tcPr>
          <w:p w:rsidRDefault="00570A4A" w14:paraId="2658925F" w14:textId="77777777" w:rsidR="00570A4A">
            <w:pPr>
              <w:adjustRightInd w:val="0"/>
              <w:snapToGrid w:val="0"/>
              <w:spacing w:line="400" w:lineRule="exact"/>
              <w:jc w:val="center"/>
              <w:rPr>
                <w:rFonts w:ascii="宋体" w:hAnsi="宋体"/>
                <w:sz w:val="24"/>
                <w:szCs w:val="24"/>
              </w:rPr>
            </w:pPr>
          </w:p>
        </w:tc>
        <w:tc>
          <w:tcPr>
            <w:tcW w:w="1560" w:type="dxa"/>
            <w:vAlign w:val="center"/>
          </w:tcPr>
          <w:p w:rsidRDefault="00570A4A" w14:paraId="2EF400E2" w14:textId="77777777" w:rsidR="00570A4A">
            <w:pPr>
              <w:adjustRightInd w:val="0"/>
              <w:snapToGrid w:val="0"/>
              <w:spacing w:line="400" w:lineRule="exact"/>
              <w:jc w:val="center"/>
              <w:rPr>
                <w:rFonts w:ascii="宋体" w:hAnsi="宋体"/>
                <w:sz w:val="24"/>
                <w:szCs w:val="24"/>
              </w:rPr>
            </w:pPr>
          </w:p>
        </w:tc>
        <w:tc>
          <w:tcPr>
            <w:tcW w:w="975" w:type="dxa"/>
            <w:vAlign w:val="center"/>
          </w:tcPr>
          <w:p w:rsidRDefault="00570A4A" w14:paraId="61D2A4AF" w14:textId="77777777" w:rsidR="00570A4A">
            <w:pPr>
              <w:adjustRightInd w:val="0"/>
              <w:snapToGrid w:val="0"/>
              <w:spacing w:line="400" w:lineRule="exact"/>
              <w:jc w:val="center"/>
              <w:rPr>
                <w:rFonts w:ascii="宋体" w:hAnsi="宋体"/>
                <w:sz w:val="24"/>
                <w:szCs w:val="24"/>
              </w:rPr>
            </w:pPr>
          </w:p>
        </w:tc>
      </w:tr>
      <w:tr w:rsidR="00570A4A" w14:paraId="77059731" w14:textId="77777777">
        <w:trPr>
          <w:hidden w:val="0"/>
          <w:trHeight w:val="585"/>
          <w:jc w:val="center"/>
        </w:trPr>
        <w:tc>
          <w:tcPr>
            <w:tcW w:w="9496" w:type="dxa"/>
            <w:gridSpan w:val="6"/>
            <w:vAlign w:val="center"/>
          </w:tcPr>
          <w:p w:rsidRDefault="00000000" w14:paraId="73329831" w14:textId="77777777" w:rsidR="00570A4A">
            <w:pPr>
              <w:adjustRightInd w:val="0"/>
              <w:snapToGrid w:val="0"/>
              <w:spacing w:line="400" w:lineRule="exact"/>
              <w:rPr>
                <w:rFonts w:ascii="宋体" w:hAnsi="宋体" w:cs="宋体"/>
                <w:sz w:val="24"/>
                <w:szCs w:val="24"/>
              </w:rPr>
            </w:pPr>
            <w:r>
              <w:rPr>
                <w:rFonts w:ascii="宋体" w:hAnsi="宋体" w:cs="宋体" w:eastAsiaTheme="minorEastAsia"/>
                <w:sz w:val="24"/>
                <w:szCs w:val="24"/>
              </w:rPr>
              <w:t xml:space="preserve">投标总价(不含税价)大写：               </w:t>
            </w:r>
          </w:p>
        </w:tc>
      </w:tr>
      <w:tr w:rsidR="00570A4A" w14:paraId="34ACF01C" w14:textId="77777777">
        <w:trPr>
          <w:hidden w:val="0"/>
          <w:trHeight w:val="632"/>
          <w:jc w:val="center"/>
        </w:trPr>
        <w:tc>
          <w:tcPr>
            <w:tcW w:w="9496" w:type="dxa"/>
            <w:gridSpan w:val="6"/>
            <w:vAlign w:val="center"/>
          </w:tcPr>
          <w:p w:rsidRDefault="00000000" w14:paraId="2C863BB2" w14:textId="77777777" w:rsidR="00570A4A">
            <w:pPr>
              <w:adjustRightInd w:val="0"/>
              <w:snapToGrid w:val="0"/>
              <w:spacing w:line="400" w:lineRule="exact"/>
              <w:rPr>
                <w:rFonts w:ascii="宋体" w:hAnsi="宋体"/>
                <w:sz w:val="24"/>
                <w:szCs w:val="24"/>
              </w:rPr>
            </w:pPr>
            <w:r>
              <w:rPr>
                <w:rFonts w:ascii="宋体" w:hAnsi="宋体" w:cs="宋体" w:eastAsiaTheme="minorEastAsia"/>
                <w:sz w:val="24"/>
                <w:szCs w:val="24"/>
              </w:rPr>
              <w:t xml:space="preserve">投标总价(含税价)大写：              </w:t>
            </w:r>
          </w:p>
        </w:tc>
      </w:tr>
    </w:tbl>
    <w:p w:rsidRDefault="00000000" w14:paraId="698430D8" w14:textId="77777777" w:rsidR="00570A4A">
      <w:pPr>
        <w:spacing w:line="400" w:lineRule="exact"/>
        <w:ind w:firstLine="480" w:firstLineChars="200"/>
        <w:rPr>
          <w:rFonts w:asciiTheme="minorEastAsia" w:hAnsiTheme="minorEastAsia" w:eastAsiaTheme="minorEastAsia"/>
          <w:sz w:val="24"/>
          <w:szCs w:val="24"/>
        </w:rPr>
      </w:pPr>
      <w:r>
        <w:rPr>
          <w:rFonts w:hint="eastAsia" w:asciiTheme="minorEastAsia" w:hAnsiTheme="minorEastAsia" w:eastAsiaTheme="minorEastAsia" w:cstheme="minorBidi"/>
          <w:sz w:val="24"/>
          <w:szCs w:val="24"/>
        </w:rPr>
        <w:t>填表说明：</w:t>
      </w:r>
    </w:p>
    <w:p w:rsidRDefault="00000000" w14:paraId="0F52C409" w14:textId="77777777" w:rsidR="00570A4A">
      <w:pPr>
        <w:spacing w:line="400" w:lineRule="exact"/>
        <w:ind w:firstLine="480" w:firstLineChars="200"/>
        <w:rPr>
          <w:rFonts w:asciiTheme="minorEastAsia" w:hAnsiTheme="minorEastAsia" w:eastAsiaTheme="minorEastAsia"/>
          <w:sz w:val="24"/>
          <w:szCs w:val="24"/>
        </w:rPr>
      </w:pPr>
      <w:r>
        <w:rPr>
          <w:rFonts w:asciiTheme="minorEastAsia" w:hAnsiTheme="minorEastAsia" w:eastAsiaTheme="minorEastAsia" w:cstheme="minorBidi"/>
          <w:sz w:val="24"/>
          <w:szCs w:val="24"/>
        </w:rPr>
        <w:t>1．</w:t>
      </w:r>
      <w:r>
        <w:rPr>
          <w:rFonts w:hint="eastAsia" w:cs="Lucida Sans Unicode" w:asciiTheme="minorEastAsia" w:hAnsiTheme="minorEastAsia" w:eastAsiaTheme="minorEastAsia"/>
          <w:sz w:val="24"/>
          <w:szCs w:val="24"/>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rsidRDefault="00000000" w14:paraId="75374084" w14:textId="77777777" w:rsidR="00570A4A">
      <w:pPr>
        <w:spacing w:line="400" w:lineRule="exact"/>
        <w:ind w:firstLine="480" w:firstLineChars="200"/>
        <w:rPr>
          <w:rFonts w:cs="Lucida Sans Unicode" w:asciiTheme="minorEastAsia" w:hAnsiTheme="minorEastAsia" w:eastAsiaTheme="minorEastAsia"/>
          <w:sz w:val="24"/>
          <w:szCs w:val="24"/>
        </w:rPr>
      </w:pPr>
      <w:r>
        <w:rPr>
          <w:rFonts w:asciiTheme="minorEastAsia" w:hAnsiTheme="minorEastAsia" w:eastAsiaTheme="minorEastAsia" w:cstheme="minorBidi"/>
          <w:sz w:val="24"/>
          <w:szCs w:val="24"/>
        </w:rPr>
        <w:t>2．投标报价不得填报选择性报价，</w:t>
      </w:r>
      <w:r>
        <w:rPr>
          <w:rFonts w:hint="eastAsia" w:cs="Lucida Sans Unicode" w:asciiTheme="minorEastAsia" w:hAnsiTheme="minorEastAsia" w:eastAsiaTheme="minorEastAsia"/>
          <w:sz w:val="24"/>
          <w:szCs w:val="24"/>
        </w:rPr>
        <w:t>以可调整的价格提交的投标将被视为非响应性投标，作为无效投标处理。</w:t>
      </w:r>
    </w:p>
    <w:p w:rsidRDefault="00000000" w14:paraId="63B31172" w14:textId="77777777" w:rsidR="00570A4A">
      <w:pPr>
        <w:spacing w:line="400" w:lineRule="exact"/>
        <w:ind w:firstLine="480" w:firstLineChars="200"/>
        <w:rPr>
          <w:rFonts w:cs="Lucida Sans Unicode" w:asciiTheme="minorEastAsia" w:hAnsiTheme="minorEastAsia" w:eastAsiaTheme="minorEastAsia"/>
          <w:sz w:val="24"/>
          <w:szCs w:val="24"/>
        </w:rPr>
      </w:pPr>
      <w:r>
        <w:rPr>
          <w:rFonts w:asciiTheme="minorEastAsia" w:hAnsiTheme="minorEastAsia" w:eastAsiaTheme="minorEastAsia" w:cstheme="minorBidi"/>
          <w:sz w:val="24"/>
          <w:szCs w:val="24"/>
        </w:rPr>
        <w:t>3．</w:t>
      </w:r>
      <w:r>
        <w:rPr>
          <w:rFonts w:hint="eastAsia" w:cs="Lucida Sans Unicode" w:asciiTheme="minorEastAsia" w:hAnsiTheme="minorEastAsia" w:eastAsiaTheme="minorEastAsia"/>
          <w:sz w:val="24"/>
          <w:szCs w:val="24"/>
        </w:rPr>
        <w:t>对于投标人在“投标报价表”和投标文件中列出的赠送条款，在开标时不予唱标，在评审时不得作为评分因素或者调整评标价格的依据，也不作为优先中标的条件。</w:t>
      </w:r>
    </w:p>
    <w:p w:rsidRDefault="00000000" w14:paraId="67B1283D" w14:textId="77777777" w:rsidR="00570A4A">
      <w:pPr>
        <w:spacing w:line="400" w:lineRule="exact"/>
        <w:ind w:firstLine="480" w:firstLineChars="200" w:left="-2" w:leftChars="-1"/>
        <w:rPr>
          <w:rFonts w:asciiTheme="minorEastAsia" w:hAnsiTheme="minorEastAsia" w:eastAsiaTheme="minorEastAsia"/>
          <w:sz w:val="24"/>
          <w:szCs w:val="24"/>
        </w:rPr>
      </w:pPr>
      <w:r>
        <w:rPr>
          <w:rFonts w:asciiTheme="minorEastAsia" w:hAnsiTheme="minorEastAsia" w:eastAsiaTheme="minorEastAsia" w:cstheme="minorBidi"/>
          <w:sz w:val="24"/>
          <w:szCs w:val="24"/>
        </w:rPr>
        <w:t>4．开标时，投标文件中“投标报价表”内容与投标文件中内容不一致的，以“投标报价表”为准。</w:t>
      </w:r>
    </w:p>
    <w:p w:rsidRDefault="00000000" w14:paraId="1261A699" w14:textId="77777777" w:rsidR="00570A4A">
      <w:pPr>
        <w:spacing w:line="400" w:lineRule="exact"/>
        <w:ind w:firstLine="480" w:firstLineChars="200" w:left="-2" w:leftChars="-1"/>
        <w:rPr>
          <w:rFonts w:asciiTheme="minorEastAsia" w:hAnsiTheme="minorEastAsia" w:eastAsiaTheme="minorEastAsia"/>
          <w:sz w:val="24"/>
          <w:szCs w:val="24"/>
        </w:rPr>
      </w:pPr>
      <w:r>
        <w:rPr>
          <w:rFonts w:hint="eastAsia" w:asciiTheme="minorEastAsia" w:hAnsiTheme="minorEastAsia" w:eastAsiaTheme="minorEastAsia" w:cstheme="minorBidi"/>
          <w:sz w:val="24"/>
          <w:szCs w:val="24"/>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rsidRDefault="00570A4A" w14:paraId="4740E76A" w14:textId="77777777" w:rsidR="00570A4A">
      <w:pPr>
        <w:spacing w:line="400" w:lineRule="exact"/>
        <w:ind w:firstLine="480" w:firstLineChars="200" w:left="-2" w:leftChars="-1"/>
        <w:rPr>
          <w:rFonts w:asciiTheme="minorEastAsia" w:hAnsiTheme="minorEastAsia" w:eastAsiaTheme="minorEastAsia"/>
          <w:sz w:val="24"/>
          <w:szCs w:val="24"/>
        </w:rPr>
      </w:pPr>
    </w:p>
    <w:p w:rsidRDefault="00570A4A" w14:paraId="1FFAB151" w14:textId="77777777" w:rsidR="00570A4A">
      <w:pPr>
        <w:adjustRightInd w:val="0"/>
        <w:snapToGrid w:val="0"/>
        <w:spacing w:line="400" w:lineRule="exact"/>
        <w:rPr>
          <w:rFonts w:ascii="宋体" w:hAnsi="宋体"/>
          <w:sz w:val="24"/>
          <w:szCs w:val="24"/>
        </w:rPr>
      </w:pPr>
    </w:p>
    <w:p w:rsidRDefault="00461B30" w14:paraId="4FCA702C"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投标人：</w:t>
      </w:r>
      <w:r w:rsidRPr="00461B30">
        <w:rPr>
          <w:rFonts w:ascii="宋体" w:hAnsi="宋体" w:eastAsiaTheme="minorEastAsia" w:cstheme="minorBidi"/>
          <w:color w:val="000000"/>
          <w:kern w:val="0"/>
          <w:szCs w:val="21"/>
          <w:u w:val="single"/>
        </w:rPr>
        <w:t>九江七所精密机电科技有限公司</w:t>
      </w:r>
      <w:r w:rsidRPr="00461B30">
        <w:rPr>
          <w:rFonts w:ascii="宋体" w:hAnsi="宋体" w:eastAsiaTheme="minorEastAsia" w:cstheme="minorBidi"/>
          <w:color w:val="000000"/>
          <w:kern w:val="0"/>
          <w:szCs w:val="21"/>
        </w:rPr>
        <w:t xml:space="preserve">（盖单位公章） </w:t>
      </w:r>
    </w:p>
    <w:p w:rsidRDefault="00461B30" w14:paraId="243E1C48"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法定代表人或委托代理人：</w:t>
      </w:r>
      <w:r w:rsidRPr="00461B30">
        <w:rPr>
          <w:rFonts w:ascii="宋体" w:hAnsi="宋体" w:eastAsiaTheme="minorEastAsia" w:cstheme="minorBidi"/>
          <w:color w:val="000000"/>
          <w:kern w:val="0"/>
          <w:szCs w:val="21"/>
          <w:u w:val="single"/>
        </w:rPr>
        <w:t xml:space="preserve">            </w:t>
      </w:r>
      <w:r w:rsidRPr="00461B30">
        <w:rPr>
          <w:rFonts w:ascii="宋体" w:hAnsi="宋体" w:eastAsiaTheme="minorEastAsia" w:cstheme="minorBidi"/>
          <w:color w:val="000000"/>
          <w:kern w:val="0"/>
          <w:szCs w:val="21"/>
        </w:rPr>
        <w:t>（签字或签章）</w:t>
      </w:r>
    </w:p>
    <w:p w:rsidRDefault="00461B30" w14:paraId="7681612C" w14:textId="7DCFB6E4" w:rsidR="00570A4A" w:rsidP="00461B30">
      <w:pPr>
        <w:adjustRightInd w:val="0"/>
        <w:snapToGrid w:val="0"/>
        <w:spacing w:line="360" w:lineRule="auto"/>
        <w:jc w:val="right"/>
        <w:rPr>
          <w:rFonts w:ascii="宋体" w:hAnsi="宋体"/>
          <w:sz w:val="24"/>
          <w:szCs w:val="24"/>
        </w:rPr>
        <w:sectPr w:rsidR="00570A4A">
          <w:pgSz w:w="11906" w:h="16838"/>
          <w:pgMar w:top="1134" w:right="1134" w:bottom="1134" w:left="1134" w:header="782" w:footer="737" w:gutter="0"/>
          <w:cols w:space="720"/>
          <w:docGrid w:type="lines" w:linePitch="381"/>
        </w:sectPr>
      </w:pPr>
      <w:r w:rsidRPr="00461B30">
        <w:rPr>
          <w:rFonts w:ascii="宋体" w:hAnsi="宋体" w:eastAsiaTheme="minorEastAsia" w:cstheme="minorBidi"/>
          <w:color w:val="000000"/>
          <w:kern w:val="0"/>
          <w:szCs w:val="21"/>
          <w:u w:val="single"/>
        </w:rPr>
        <w:t>202</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年</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月</w:t>
      </w:r>
      <w:r w:rsidRPr="00461B30">
        <w:rPr>
          <w:rFonts w:ascii="宋体" w:hAnsi="宋体" w:eastAsiaTheme="minorEastAsia" w:cstheme="minorBidi"/>
          <w:color w:val="000000"/>
          <w:kern w:val="0"/>
          <w:szCs w:val="21"/>
          <w:u w:val="single"/>
        </w:rPr>
        <w:t>15</w:t>
      </w:r>
      <w:r w:rsidRPr="00461B30">
        <w:rPr>
          <w:rFonts w:ascii="宋体" w:hAnsi="宋体" w:eastAsiaTheme="minorEastAsia" w:cstheme="minorBidi"/>
          <w:color w:val="000000"/>
          <w:kern w:val="0"/>
          <w:szCs w:val="21"/>
        </w:rPr>
        <w:t>日</w:t>
      </w:r>
    </w:p>
    <w:p w:rsidRDefault="00000000" w14:paraId="5C79D4BC"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23" w:name="_Toc28536"/>
      <w:bookmarkStart w:id="24" w:name="_Toc15362"/>
      <w:bookmarkStart w:id="25" w:name="_Toc34906012"/>
      <w:bookmarkStart w:id="26" w:name="_Toc66089647"/>
      <w:r w:rsidRPr="00561B3B">
        <w:rPr>
          <w:rFonts w:hint="eastAsia" w:ascii="黑体" w:hAnsi="黑体" w:eastAsia="黑体" w:cs="Times New Roman"/>
          <w:b w:val="0"/>
          <w:sz w:val="36"/>
          <w:szCs w:val="36"/>
        </w:rPr>
        <w:t>八、投标产品价格明细表</w:t>
      </w:r>
      <w:bookmarkEnd w:id="23"/>
    </w:p>
    <w:p w:rsidRDefault="00000000" w14:paraId="48E324F6" w14:textId="77777777" w:rsidR="00570A4A">
      <w:pPr>
        <w:adjustRightInd w:val="0"/>
        <w:snapToGrid w:val="0"/>
        <w:spacing w:line="360" w:lineRule="auto"/>
        <w:ind w:firstLine="630" w:firstLineChars="300" w:right="105" w:rightChars="50"/>
        <w:jc w:val="right"/>
        <w:rPr>
          <w:rFonts w:ascii="宋体" w:hAnsi="宋体" w:cs="宋体"/>
          <w:bCs/>
          <w:szCs w:val="21"/>
        </w:rPr>
      </w:pPr>
      <w:r>
        <w:rPr>
          <w:rFonts w:ascii="宋体" w:hAnsi="宋体" w:cs="宋体" w:eastAsiaTheme="minorEastAsia"/>
          <w:bCs/>
          <w:szCs w:val="21"/>
        </w:rPr>
        <w:t>单位：元（人民币）</w:t>
      </w:r>
    </w:p>
    <w:tbl>
      <w:tblPr>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557"/>
        <w:gridCol w:w="1347"/>
        <w:gridCol w:w="1033"/>
        <w:gridCol w:w="1033"/>
        <w:gridCol w:w="721"/>
        <w:gridCol w:w="802"/>
        <w:gridCol w:w="802"/>
        <w:gridCol w:w="675"/>
        <w:gridCol w:w="682"/>
        <w:gridCol w:w="802"/>
        <w:gridCol w:w="802"/>
        <w:gridCol w:w="802"/>
      </w:tblGrid>
      <w:tr w:rsidR="00570A4A" w14:paraId="6C2C09DC" w14:textId="77777777">
        <w:trPr>
          <w:hidden w:val="0"/>
          <w:trHeight w:val="782"/>
          <w:jc w:val="center"/>
        </w:trPr>
        <w:tc>
          <w:tcPr>
            <w:tcW w:w="557" w:type="dxa"/>
            <w:vAlign w:val="center"/>
          </w:tcPr>
          <w:p w:rsidRDefault="00000000" w14:paraId="4D0DC416"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序号</w:t>
            </w:r>
          </w:p>
        </w:tc>
        <w:tc>
          <w:tcPr>
            <w:tcW w:w="1347" w:type="dxa"/>
            <w:vAlign w:val="center"/>
          </w:tcPr>
          <w:p w:rsidRDefault="00000000" w14:paraId="24286E37"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产品名称</w:t>
            </w:r>
          </w:p>
        </w:tc>
        <w:tc>
          <w:tcPr>
            <w:tcW w:w="1033" w:type="dxa"/>
            <w:vAlign w:val="center"/>
          </w:tcPr>
          <w:p w:rsidRDefault="00000000" w14:paraId="3E18EEE0"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品牌</w:t>
            </w:r>
          </w:p>
        </w:tc>
        <w:tc>
          <w:tcPr>
            <w:tcW w:w="1033" w:type="dxa"/>
            <w:vAlign w:val="center"/>
          </w:tcPr>
          <w:p w:rsidRDefault="00000000" w14:paraId="5D90D85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型号</w:t>
            </w:r>
          </w:p>
          <w:p w:rsidRDefault="00000000" w14:paraId="18C99BEA"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规格</w:t>
            </w:r>
          </w:p>
        </w:tc>
        <w:tc>
          <w:tcPr>
            <w:tcW w:w="721" w:type="dxa"/>
            <w:vAlign w:val="center"/>
          </w:tcPr>
          <w:p w:rsidRDefault="00000000" w14:paraId="096F2CF6"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数量</w:t>
            </w:r>
          </w:p>
        </w:tc>
        <w:tc>
          <w:tcPr>
            <w:tcW w:w="802" w:type="dxa"/>
            <w:vAlign w:val="center"/>
          </w:tcPr>
          <w:p w:rsidRDefault="00000000" w14:paraId="091CA1C0"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原产地</w:t>
            </w:r>
          </w:p>
        </w:tc>
        <w:tc>
          <w:tcPr>
            <w:tcW w:w="802" w:type="dxa"/>
            <w:vAlign w:val="center"/>
          </w:tcPr>
          <w:p w:rsidRDefault="00000000" w14:paraId="2A76080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制造商名称</w:t>
            </w:r>
          </w:p>
        </w:tc>
        <w:tc>
          <w:tcPr>
            <w:tcW w:w="675" w:type="dxa"/>
            <w:vAlign w:val="center"/>
          </w:tcPr>
          <w:p w:rsidRDefault="00000000" w14:paraId="0D2001F7"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单价（不含税）</w:t>
            </w:r>
          </w:p>
        </w:tc>
        <w:tc>
          <w:tcPr>
            <w:tcW w:w="682" w:type="dxa"/>
            <w:vAlign w:val="center"/>
          </w:tcPr>
          <w:p w:rsidRDefault="00000000" w14:paraId="1FF82465"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单价（含税）</w:t>
            </w:r>
          </w:p>
        </w:tc>
        <w:tc>
          <w:tcPr>
            <w:tcW w:w="802" w:type="dxa"/>
            <w:vAlign w:val="center"/>
          </w:tcPr>
          <w:p w:rsidRDefault="00000000" w14:paraId="0D98EAF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总价（不含税）</w:t>
            </w:r>
          </w:p>
        </w:tc>
        <w:tc>
          <w:tcPr>
            <w:tcW w:w="802" w:type="dxa"/>
            <w:vAlign w:val="center"/>
          </w:tcPr>
          <w:p w:rsidRDefault="00000000" w14:paraId="3E7BE3D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w:t>
            </w:r>
          </w:p>
          <w:p w:rsidRDefault="00000000" w14:paraId="31E1B46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（含税）</w:t>
            </w:r>
          </w:p>
        </w:tc>
        <w:tc>
          <w:tcPr>
            <w:tcW w:w="802" w:type="dxa"/>
            <w:vAlign w:val="center"/>
          </w:tcPr>
          <w:p w:rsidRDefault="00000000" w14:paraId="3AD3D8AC"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备注</w:t>
            </w:r>
          </w:p>
        </w:tc>
      </w:tr>
      <w:tr w:rsidR="00570A4A" w14:paraId="288F6578" w14:textId="77777777">
        <w:trPr>
          <w:hidden w:val="0"/>
          <w:trHeight w:val="528"/>
          <w:jc w:val="center"/>
        </w:trPr>
        <w:tc>
          <w:tcPr>
            <w:tcW w:w="557" w:type="dxa"/>
            <w:vAlign w:val="center"/>
          </w:tcPr>
          <w:p w:rsidRDefault="00000000" w14:paraId="708332C8"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1</w:t>
            </w:r>
          </w:p>
        </w:tc>
        <w:tc>
          <w:tcPr>
            <w:tcW w:w="1347" w:type="dxa"/>
            <w:vAlign w:val="center"/>
          </w:tcPr>
          <w:p w:rsidRDefault="00570A4A" w14:paraId="74401837"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59EDF608"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19047B15" w14:textId="77777777" w:rsidR="00570A4A">
            <w:pPr>
              <w:adjustRightInd w:val="0"/>
              <w:snapToGrid w:val="0"/>
              <w:ind w:left="-97" w:leftChars="-46" w:right="-63" w:rightChars="-30"/>
              <w:jc w:val="center"/>
              <w:rPr>
                <w:rFonts w:ascii="宋体" w:hAnsi="宋体" w:cs="宋体"/>
                <w:szCs w:val="21"/>
              </w:rPr>
            </w:pPr>
          </w:p>
        </w:tc>
        <w:tc>
          <w:tcPr>
            <w:tcW w:w="721" w:type="dxa"/>
            <w:vAlign w:val="center"/>
          </w:tcPr>
          <w:p w:rsidRDefault="00570A4A" w14:paraId="5BF296DD"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04928C02"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0511D58A" w14:textId="77777777" w:rsidR="00570A4A">
            <w:pPr>
              <w:adjustRightInd w:val="0"/>
              <w:snapToGrid w:val="0"/>
              <w:ind w:left="-97" w:leftChars="-46" w:right="-63" w:rightChars="-30"/>
              <w:jc w:val="center"/>
              <w:rPr>
                <w:rFonts w:ascii="宋体" w:hAnsi="宋体" w:cs="宋体"/>
                <w:szCs w:val="21"/>
              </w:rPr>
            </w:pPr>
          </w:p>
        </w:tc>
        <w:tc>
          <w:tcPr>
            <w:tcW w:w="675" w:type="dxa"/>
            <w:vAlign w:val="center"/>
          </w:tcPr>
          <w:p w:rsidRDefault="00570A4A" w14:paraId="1839B413" w14:textId="77777777" w:rsidR="00570A4A">
            <w:pPr>
              <w:adjustRightInd w:val="0"/>
              <w:snapToGrid w:val="0"/>
              <w:ind w:left="-97" w:leftChars="-46" w:right="-63" w:rightChars="-30"/>
              <w:jc w:val="center"/>
              <w:rPr>
                <w:rFonts w:ascii="宋体" w:hAnsi="宋体" w:cs="宋体"/>
                <w:szCs w:val="21"/>
              </w:rPr>
            </w:pPr>
          </w:p>
        </w:tc>
        <w:tc>
          <w:tcPr>
            <w:tcW w:w="682" w:type="dxa"/>
            <w:vAlign w:val="center"/>
          </w:tcPr>
          <w:p w:rsidRDefault="00570A4A" w14:paraId="78BE056E"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2CE34692"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26172163"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60689E57" w14:textId="77777777" w:rsidR="00570A4A">
            <w:pPr>
              <w:adjustRightInd w:val="0"/>
              <w:snapToGrid w:val="0"/>
              <w:ind w:left="-97" w:leftChars="-46" w:right="-63" w:rightChars="-30"/>
              <w:jc w:val="center"/>
              <w:rPr>
                <w:rFonts w:ascii="宋体" w:hAnsi="宋体" w:cs="宋体"/>
                <w:szCs w:val="21"/>
              </w:rPr>
            </w:pPr>
          </w:p>
        </w:tc>
      </w:tr>
      <w:tr w:rsidR="00570A4A" w14:paraId="21306230" w14:textId="77777777">
        <w:trPr>
          <w:hidden w:val="0"/>
          <w:trHeight w:val="528"/>
          <w:jc w:val="center"/>
        </w:trPr>
        <w:tc>
          <w:tcPr>
            <w:tcW w:w="557" w:type="dxa"/>
            <w:vAlign w:val="center"/>
          </w:tcPr>
          <w:p w:rsidRDefault="00570A4A" w14:paraId="20347BB8" w14:textId="77777777" w:rsidR="00570A4A">
            <w:pPr>
              <w:adjustRightInd w:val="0"/>
              <w:snapToGrid w:val="0"/>
              <w:ind w:left="-97" w:leftChars="-46" w:right="-63" w:rightChars="-30"/>
              <w:jc w:val="center"/>
              <w:rPr>
                <w:rFonts w:ascii="宋体" w:hAnsi="宋体" w:cs="宋体"/>
                <w:szCs w:val="21"/>
              </w:rPr>
            </w:pPr>
          </w:p>
        </w:tc>
        <w:tc>
          <w:tcPr>
            <w:tcW w:w="1347" w:type="dxa"/>
            <w:vAlign w:val="center"/>
          </w:tcPr>
          <w:p w:rsidRDefault="00570A4A" w14:paraId="187B147E"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44CDE6A9"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2A16C6C6" w14:textId="77777777" w:rsidR="00570A4A">
            <w:pPr>
              <w:adjustRightInd w:val="0"/>
              <w:snapToGrid w:val="0"/>
              <w:ind w:left="-97" w:leftChars="-46" w:right="-63" w:rightChars="-30"/>
              <w:jc w:val="center"/>
              <w:rPr>
                <w:rFonts w:ascii="宋体" w:hAnsi="宋体" w:cs="宋体"/>
                <w:szCs w:val="21"/>
              </w:rPr>
            </w:pPr>
          </w:p>
        </w:tc>
        <w:tc>
          <w:tcPr>
            <w:tcW w:w="721" w:type="dxa"/>
            <w:vAlign w:val="center"/>
          </w:tcPr>
          <w:p w:rsidRDefault="00570A4A" w14:paraId="46D46A8D"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5E088E25"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09420300" w14:textId="77777777" w:rsidR="00570A4A">
            <w:pPr>
              <w:adjustRightInd w:val="0"/>
              <w:snapToGrid w:val="0"/>
              <w:ind w:left="-97" w:leftChars="-46" w:right="-63" w:rightChars="-30"/>
              <w:jc w:val="center"/>
              <w:rPr>
                <w:rFonts w:ascii="宋体" w:hAnsi="宋体" w:cs="宋体"/>
                <w:szCs w:val="21"/>
              </w:rPr>
            </w:pPr>
          </w:p>
        </w:tc>
        <w:tc>
          <w:tcPr>
            <w:tcW w:w="675" w:type="dxa"/>
            <w:vAlign w:val="center"/>
          </w:tcPr>
          <w:p w:rsidRDefault="00570A4A" w14:paraId="4479DD82" w14:textId="77777777" w:rsidR="00570A4A">
            <w:pPr>
              <w:adjustRightInd w:val="0"/>
              <w:snapToGrid w:val="0"/>
              <w:ind w:left="-97" w:leftChars="-46" w:right="-63" w:rightChars="-30"/>
              <w:jc w:val="center"/>
              <w:rPr>
                <w:rFonts w:ascii="宋体" w:hAnsi="宋体" w:cs="宋体"/>
                <w:szCs w:val="21"/>
              </w:rPr>
            </w:pPr>
          </w:p>
        </w:tc>
        <w:tc>
          <w:tcPr>
            <w:tcW w:w="682" w:type="dxa"/>
            <w:vAlign w:val="center"/>
          </w:tcPr>
          <w:p w:rsidRDefault="00570A4A" w14:paraId="12339B26"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60D3A8E4"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3303137D"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180F6207" w14:textId="77777777" w:rsidR="00570A4A">
            <w:pPr>
              <w:adjustRightInd w:val="0"/>
              <w:snapToGrid w:val="0"/>
              <w:ind w:left="-97" w:leftChars="-46" w:right="-63" w:rightChars="-30"/>
              <w:jc w:val="center"/>
              <w:rPr>
                <w:rFonts w:ascii="宋体" w:hAnsi="宋体" w:cs="宋体"/>
                <w:szCs w:val="21"/>
              </w:rPr>
            </w:pPr>
          </w:p>
        </w:tc>
      </w:tr>
      <w:tr w:rsidR="00570A4A" w14:paraId="18100BCD" w14:textId="77777777">
        <w:trPr>
          <w:hidden w:val="0"/>
          <w:trHeight w:val="528"/>
          <w:jc w:val="center"/>
        </w:trPr>
        <w:tc>
          <w:tcPr>
            <w:tcW w:w="1904" w:type="dxa"/>
            <w:gridSpan w:val="2"/>
            <w:vAlign w:val="center"/>
          </w:tcPr>
          <w:p w:rsidRDefault="00000000" w14:paraId="58339564"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总价（不含税）</w:t>
            </w:r>
          </w:p>
        </w:tc>
        <w:tc>
          <w:tcPr>
            <w:tcW w:w="8154" w:type="dxa"/>
            <w:gridSpan w:val="10"/>
          </w:tcPr>
          <w:p w:rsidRDefault="00570A4A" w14:paraId="4DF701E2" w14:textId="77777777" w:rsidR="00570A4A">
            <w:pPr>
              <w:adjustRightInd w:val="0"/>
              <w:snapToGrid w:val="0"/>
              <w:ind w:left="-97" w:leftChars="-46" w:right="-63" w:rightChars="-30"/>
              <w:jc w:val="center"/>
              <w:rPr>
                <w:rFonts w:ascii="宋体" w:hAnsi="宋体" w:cs="宋体"/>
                <w:szCs w:val="21"/>
              </w:rPr>
            </w:pPr>
          </w:p>
        </w:tc>
      </w:tr>
      <w:tr w:rsidR="00570A4A" w14:paraId="5B1EB391" w14:textId="77777777">
        <w:trPr>
          <w:hidden w:val="0"/>
          <w:trHeight w:val="528"/>
          <w:jc w:val="center"/>
        </w:trPr>
        <w:tc>
          <w:tcPr>
            <w:tcW w:w="1904" w:type="dxa"/>
            <w:gridSpan w:val="2"/>
            <w:vAlign w:val="center"/>
          </w:tcPr>
          <w:p w:rsidRDefault="00000000" w14:paraId="3AA18300"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总价（含税）</w:t>
            </w:r>
          </w:p>
        </w:tc>
        <w:tc>
          <w:tcPr>
            <w:tcW w:w="8154" w:type="dxa"/>
            <w:gridSpan w:val="10"/>
          </w:tcPr>
          <w:p w:rsidRDefault="00570A4A" w14:paraId="612B746F" w14:textId="77777777" w:rsidR="00570A4A">
            <w:pPr>
              <w:adjustRightInd w:val="0"/>
              <w:snapToGrid w:val="0"/>
              <w:ind w:left="-97" w:leftChars="-46" w:right="-63" w:rightChars="-30"/>
              <w:jc w:val="center"/>
              <w:rPr>
                <w:rFonts w:ascii="宋体" w:hAnsi="宋体" w:cs="宋体"/>
                <w:szCs w:val="21"/>
              </w:rPr>
            </w:pPr>
          </w:p>
        </w:tc>
      </w:tr>
    </w:tbl>
    <w:p w:rsidRDefault="00570A4A" w14:paraId="43DBBB6F" w14:textId="77777777" w:rsidR="00570A4A">
      <w:pPr>
        <w:pStyle w:val="a4"/>
        <w:ind w:firstLine="560"/>
        <w:rPr>
          <w:rFonts w:ascii="宋体" w:hAnsi="宋体" w:cs="宋体"/>
          <w:bCs/>
          <w:szCs w:val="21"/>
        </w:rPr>
      </w:pPr>
    </w:p>
    <w:p w:rsidRDefault="00000000" w14:paraId="5FB27188" w14:textId="77777777" w:rsidR="00570A4A">
      <w:pPr>
        <w:ind w:firstLine="630" w:firstLineChars="300"/>
        <w:rPr>
          <w:rFonts w:ascii="宋体" w:hAnsi="宋体" w:cs="宋体"/>
          <w:szCs w:val="21"/>
        </w:rPr>
      </w:pPr>
      <w:r>
        <w:rPr>
          <w:rFonts w:ascii="宋体" w:hAnsi="宋体" w:cs="宋体" w:eastAsiaTheme="minorEastAsia"/>
          <w:szCs w:val="21"/>
        </w:rPr>
        <w:t>注：此表中，总价（不含税）、总价（含税）应和开标一览表的总价（不含税）、总价（含税）相一致。</w:t>
      </w:r>
    </w:p>
    <w:p w:rsidRDefault="00570A4A" w14:paraId="5BBA50F0" w14:textId="77777777" w:rsidR="00570A4A"/>
    <w:p w:rsidRDefault="00570A4A" w14:paraId="15BFDB8F" w14:textId="77777777" w:rsidR="00570A4A">
      <w:pPr>
        <w:adjustRightInd w:val="0"/>
        <w:snapToGrid w:val="0"/>
        <w:spacing w:line="400" w:lineRule="exact"/>
        <w:ind w:firstLine="4320" w:firstLineChars="1800"/>
        <w:rPr>
          <w:rFonts w:ascii="宋体" w:hAnsi="宋体"/>
          <w:sz w:val="24"/>
          <w:szCs w:val="24"/>
        </w:rPr>
      </w:pPr>
    </w:p>
    <w:p w:rsidRDefault="00570A4A" w14:paraId="7C56C4A7" w14:textId="77777777" w:rsidR="00570A4A">
      <w:pPr>
        <w:adjustRightInd w:val="0"/>
        <w:snapToGrid w:val="0"/>
        <w:spacing w:line="400" w:lineRule="exact"/>
        <w:ind w:firstLine="3960" w:firstLineChars="1800"/>
        <w:rPr>
          <w:rFonts w:ascii="宋体" w:hAnsi="宋体"/>
          <w:sz w:val="22"/>
        </w:rPr>
      </w:pPr>
    </w:p>
    <w:p w:rsidRDefault="00570A4A" w14:paraId="27C3345A" w14:textId="77777777" w:rsidR="00570A4A">
      <w:pPr>
        <w:adjustRightInd w:val="0"/>
        <w:snapToGrid w:val="0"/>
        <w:spacing w:line="400" w:lineRule="exact"/>
        <w:ind w:firstLine="3960" w:firstLineChars="1800"/>
        <w:rPr>
          <w:rFonts w:ascii="宋体" w:hAnsi="宋体"/>
          <w:sz w:val="22"/>
        </w:rPr>
      </w:pPr>
    </w:p>
    <w:p w:rsidRDefault="00461B30" w14:paraId="03F7E31B"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投标人：</w:t>
      </w:r>
      <w:r w:rsidRPr="00461B30">
        <w:rPr>
          <w:rFonts w:ascii="宋体" w:hAnsi="宋体" w:eastAsiaTheme="minorEastAsia" w:cstheme="minorBidi"/>
          <w:color w:val="000000"/>
          <w:kern w:val="0"/>
          <w:szCs w:val="21"/>
          <w:u w:val="single"/>
        </w:rPr>
        <w:t>九江七所精密机电科技有限公司</w:t>
      </w:r>
      <w:r w:rsidRPr="00461B30">
        <w:rPr>
          <w:rFonts w:ascii="宋体" w:hAnsi="宋体" w:eastAsiaTheme="minorEastAsia" w:cstheme="minorBidi"/>
          <w:color w:val="000000"/>
          <w:kern w:val="0"/>
          <w:szCs w:val="21"/>
        </w:rPr>
        <w:t xml:space="preserve">（盖单位公章） </w:t>
      </w:r>
    </w:p>
    <w:p w:rsidRDefault="00461B30" w14:paraId="57D030F7"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法定代表人或委托代理人：</w:t>
      </w:r>
      <w:r w:rsidRPr="00461B30">
        <w:rPr>
          <w:rFonts w:ascii="宋体" w:hAnsi="宋体" w:eastAsiaTheme="minorEastAsia" w:cstheme="minorBidi"/>
          <w:color w:val="000000"/>
          <w:kern w:val="0"/>
          <w:szCs w:val="21"/>
          <w:u w:val="single"/>
        </w:rPr>
        <w:t xml:space="preserve">            </w:t>
      </w:r>
      <w:r w:rsidRPr="00461B30">
        <w:rPr>
          <w:rFonts w:ascii="宋体" w:hAnsi="宋体" w:eastAsiaTheme="minorEastAsia" w:cstheme="minorBidi"/>
          <w:color w:val="000000"/>
          <w:kern w:val="0"/>
          <w:szCs w:val="21"/>
        </w:rPr>
        <w:t>（签字或签章）</w:t>
      </w:r>
    </w:p>
    <w:p w:rsidRDefault="00461B30" w14:paraId="68F3495F" w14:textId="77777777" w:rsidR="00461B30" w:rsidP="00461B30">
      <w:pPr>
        <w:adjustRightInd w:val="0"/>
        <w:snapToGrid w:val="0"/>
        <w:spacing w:line="360" w:lineRule="auto"/>
        <w:jc w:val="right"/>
        <w:rPr>
          <w:rFonts w:ascii="宋体" w:hAnsi="宋体"/>
          <w:sz w:val="24"/>
          <w:szCs w:val="24"/>
        </w:rPr>
        <w:sectPr w:rsidR="00461B30" w:rsidSect="00461B30">
          <w:pgSz w:w="11906" w:h="16838"/>
          <w:pgMar w:top="1134" w:right="1134" w:bottom="1134" w:left="1134" w:header="782" w:footer="737" w:gutter="0"/>
          <w:cols w:space="720"/>
          <w:docGrid w:type="lines" w:linePitch="381"/>
        </w:sectPr>
      </w:pPr>
      <w:r w:rsidRPr="00461B30">
        <w:rPr>
          <w:rFonts w:ascii="宋体" w:hAnsi="宋体" w:eastAsiaTheme="minorEastAsia" w:cstheme="minorBidi"/>
          <w:color w:val="000000"/>
          <w:kern w:val="0"/>
          <w:szCs w:val="21"/>
          <w:u w:val="single"/>
        </w:rPr>
        <w:t>202</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年</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月</w:t>
      </w:r>
      <w:r w:rsidRPr="00461B30">
        <w:rPr>
          <w:rFonts w:ascii="宋体" w:hAnsi="宋体" w:eastAsiaTheme="minorEastAsia" w:cstheme="minorBidi"/>
          <w:color w:val="000000"/>
          <w:kern w:val="0"/>
          <w:szCs w:val="21"/>
          <w:u w:val="single"/>
        </w:rPr>
        <w:t>15</w:t>
      </w:r>
      <w:r w:rsidRPr="00461B30">
        <w:rPr>
          <w:rFonts w:ascii="宋体" w:hAnsi="宋体" w:eastAsiaTheme="minorEastAsia" w:cstheme="minorBidi"/>
          <w:color w:val="000000"/>
          <w:kern w:val="0"/>
          <w:szCs w:val="21"/>
        </w:rPr>
        <w:t>日</w:t>
      </w:r>
    </w:p>
    <w:p w:rsidRDefault="00570A4A" w14:paraId="7DD95850" w14:textId="650B7798" w:rsidR="00570A4A">
      <w:pPr>
        <w:spacing w:line="400" w:lineRule="exact"/>
        <w:ind w:firstLine="400" w:firstLineChars="200"/>
        <w:rPr>
          <w:sz w:val="20"/>
          <w:szCs w:val="21"/>
        </w:rPr>
        <w:sectPr w:rsidR="00570A4A">
          <w:pgSz w:w="11906" w:h="16838"/>
          <w:pgMar w:top="1134" w:right="1134" w:bottom="1134" w:left="1134" w:header="782" w:footer="737" w:gutter="0"/>
          <w:cols w:space="720"/>
          <w:docGrid w:type="lines" w:linePitch="381"/>
        </w:sectPr>
      </w:pPr>
    </w:p>
    <w:p w:rsidRDefault="00000000" w14:paraId="161DE6BB" w14:textId="122137E8"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27" w:name="_Toc6327"/>
      <w:r w:rsidRPr="00561B3B">
        <w:rPr>
          <w:rFonts w:hint="eastAsia" w:ascii="黑体" w:hAnsi="黑体" w:eastAsia="黑体" w:cs="Times New Roman"/>
          <w:b w:val="0"/>
          <w:sz w:val="36"/>
          <w:szCs w:val="36"/>
        </w:rPr>
        <w:t>九、资格审查资料</w:t>
      </w:r>
      <w:bookmarkEnd w:id="24"/>
      <w:bookmarkEnd w:id="25"/>
      <w:r w:rsidRPr="00561B3B">
        <w:rPr>
          <w:rFonts w:hint="eastAsia" w:ascii="黑体" w:hAnsi="黑体" w:eastAsia="黑体" w:cs="Times New Roman"/>
          <w:b w:val="0"/>
          <w:sz w:val="36"/>
          <w:szCs w:val="36"/>
        </w:rPr>
        <w:t>及评审材料</w:t>
      </w:r>
      <w:bookmarkEnd w:id="26"/>
      <w:bookmarkEnd w:id="27"/>
    </w:p>
    <w:p w:rsidRDefault="00561B3B" w14:paraId="14295C8B" w14:textId="122137E8" w:rsidR="00570A4A">
      <w:pPr>
        <w:pStyle w:val="2"/>
        <w:spacing w:line="400" w:lineRule="exact"/>
        <w:rPr>
          <w:sz w:val="24"/>
          <w:szCs w:val="24"/>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rFonts w:asciiTheme="majorHAnsi" w:hAnsiTheme="majorHAnsi" w:eastAsiaTheme="majorEastAsia" w:cstheme="majorBidi"/>
          <w:sz w:val="24"/>
          <w:szCs w:val="24"/>
        </w:rPr>
        <w:t>9.1</w:t>
      </w:r>
      <w:r w:rsidR="00000000">
        <w:rPr>
          <w:sz w:val="24"/>
          <w:szCs w:val="24"/>
          <w:rFonts w:ascii="宋体" w:hAnsi="宋体" w:eastAsia="宋体" w:cs="宋体"/>
        </w:rPr>
        <w:t>基本情况表</w:t>
      </w:r>
      <w:bookmarkEnd w:id="28"/>
      <w:bookmarkEnd w:id="29"/>
      <w:bookmarkEnd w:id="30"/>
      <w:bookmarkEnd w:id="31"/>
      <w:bookmarkEnd w:id="32"/>
      <w:bookmarkEnd w:id="33"/>
      <w:bookmarkEnd w:id="34"/>
    </w:p>
    <w:tbl>
      <w:tblPr>
        <w:tblW w:w="922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left w:w="0" w:type="dxa"/>
          <w:right w:w="0" w:type="dxa"/>
        </w:tblCellMar>
        <w:tblLook w:firstColumn="1" w:firstRow="1" w:lastColumn="0" w:lastRow="0" w:noHBand="0" w:noVBand="1" w:val="04A0"/>
      </w:tblPr>
      <w:tblGrid>
        <w:gridCol w:w="2495"/>
        <w:gridCol w:w="969"/>
        <w:gridCol w:w="1272"/>
        <w:gridCol w:w="329"/>
        <w:gridCol w:w="1732"/>
        <w:gridCol w:w="181"/>
        <w:gridCol w:w="2242"/>
      </w:tblGrid>
      <w:tr w:rsidR="00461B30" w14:paraId="646101D4" w14:textId="77777777">
        <w:trPr>
          <w:hidden w:val="0"/>
          <w:trHeight w:val="611"/>
        </w:trPr>
        <w:tc>
          <w:tcPr>
            <w:tcW w:w="2495" w:type="dxa"/>
            <w:vAlign w:val="center"/>
          </w:tcPr>
          <w:p w:rsidRDefault="00461B30" w14:paraId="11CFF45A" w14:textId="42D9E471" w:rsidR="00461B30" w:rsidP="00461B30">
            <w:pPr>
              <w:spacing w:line="400" w:lineRule="exact"/>
              <w:jc w:val="center"/>
              <w:rPr>
                <w:szCs w:val="24"/>
              </w:rPr>
            </w:pPr>
            <w:r>
              <w:rPr>
                <w:rFonts w:ascii="宋体" w:hAnsi="宋体" w:eastAsiaTheme="minorEastAsia" w:cstheme="minorBidi"/>
                <w:color w:val="000000"/>
                <w:szCs w:val="24"/>
              </w:rPr>
              <w:t>投标人名称</w:t>
            </w:r>
          </w:p>
        </w:tc>
        <w:tc>
          <w:tcPr>
            <w:tcW w:w="6725" w:type="dxa"/>
            <w:gridSpan w:val="6"/>
            <w:vAlign w:val="center"/>
          </w:tcPr>
          <w:p w:rsidRDefault="00461B30" w14:paraId="71DDC87B" w14:textId="3C1DA296" w:rsidR="00461B30" w:rsidP="00461B30">
            <w:pPr>
              <w:spacing w:line="400" w:lineRule="exact"/>
              <w:jc w:val="center"/>
              <w:rPr>
                <w:szCs w:val="24"/>
              </w:rPr>
            </w:pPr>
            <w:r>
              <w:rPr>
                <w:rFonts w:ascii="宋体" w:hAnsi="宋体" w:eastAsiaTheme="minorEastAsia" w:cstheme="minorBidi"/>
                <w:color w:val="000000"/>
                <w:szCs w:val="24"/>
              </w:rPr>
              <w:t>九江七所精密机电科技有限公司</w:t>
            </w:r>
          </w:p>
        </w:tc>
      </w:tr>
      <w:tr w:rsidR="00461B30" w14:paraId="3AE5EAF8" w14:textId="77777777">
        <w:trPr>
          <w:hidden w:val="0"/>
          <w:trHeight w:val="817"/>
        </w:trPr>
        <w:tc>
          <w:tcPr>
            <w:tcW w:w="2495" w:type="dxa"/>
            <w:vAlign w:val="center"/>
          </w:tcPr>
          <w:p w:rsidRDefault="00461B30" w14:paraId="789018A0" w14:textId="24EC7F95" w:rsidR="00461B30" w:rsidP="00461B30">
            <w:pPr>
              <w:spacing w:line="400" w:lineRule="exact"/>
              <w:jc w:val="center"/>
              <w:rPr>
                <w:szCs w:val="24"/>
              </w:rPr>
            </w:pPr>
            <w:r>
              <w:rPr>
                <w:rFonts w:ascii="宋体" w:hAnsi="宋体" w:eastAsiaTheme="minorEastAsia" w:cstheme="minorBidi"/>
                <w:color w:val="000000"/>
                <w:szCs w:val="24"/>
              </w:rPr>
              <w:t>注册资金</w:t>
            </w:r>
          </w:p>
        </w:tc>
        <w:tc>
          <w:tcPr>
            <w:tcW w:w="2570" w:type="dxa"/>
            <w:gridSpan w:val="3"/>
            <w:vAlign w:val="center"/>
          </w:tcPr>
          <w:p w:rsidRDefault="00461B30" w14:paraId="4B0DA092" w14:textId="1FE73B77" w:rsidR="00461B30" w:rsidP="00461B30">
            <w:pPr>
              <w:spacing w:line="400" w:lineRule="exact"/>
              <w:jc w:val="center"/>
              <w:rPr>
                <w:szCs w:val="24"/>
              </w:rPr>
            </w:pPr>
            <w:r>
              <w:rPr>
                <w:rFonts w:hint="eastAsia" w:asciiTheme="minorHAnsi" w:hAnsiTheme="minorHAnsi" w:eastAsiaTheme="minorEastAsia" w:cstheme="minorBidi"/>
              </w:rPr>
              <w:t>1</w:t>
            </w:r>
            <w:r>
              <w:t>3154</w:t>
            </w:r>
            <w:r>
              <w:rPr>
                <w:rFonts w:hint="eastAsia" w:asciiTheme="minorHAnsi" w:hAnsiTheme="minorHAnsi" w:eastAsiaTheme="minorEastAsia" w:cstheme="minorBidi"/>
              </w:rPr>
              <w:t>万元</w:t>
            </w:r>
          </w:p>
        </w:tc>
        <w:tc>
          <w:tcPr>
            <w:tcW w:w="1732" w:type="dxa"/>
            <w:vAlign w:val="center"/>
          </w:tcPr>
          <w:p w:rsidRDefault="00461B30" w14:paraId="64D5D0FC" w14:textId="03A3A6AC" w:rsidR="00461B30" w:rsidP="00461B30">
            <w:pPr>
              <w:spacing w:line="400" w:lineRule="exact"/>
              <w:jc w:val="center"/>
              <w:rPr>
                <w:szCs w:val="24"/>
              </w:rPr>
            </w:pPr>
            <w:r>
              <w:rPr>
                <w:rFonts w:ascii="宋体" w:hAnsi="宋体" w:eastAsiaTheme="minorEastAsia" w:cstheme="minorBidi"/>
                <w:color w:val="000000"/>
                <w:szCs w:val="24"/>
              </w:rPr>
              <w:t>注册资金</w:t>
            </w:r>
          </w:p>
        </w:tc>
        <w:tc>
          <w:tcPr>
            <w:tcW w:w="2423" w:type="dxa"/>
            <w:gridSpan w:val="2"/>
            <w:vAlign w:val="center"/>
          </w:tcPr>
          <w:p w:rsidRDefault="00461B30" w14:paraId="79BF4C7A" w14:textId="383DBF92" w:rsidR="00461B30" w:rsidP="00461B30">
            <w:pPr>
              <w:spacing w:line="400" w:lineRule="exact"/>
              <w:jc w:val="center"/>
              <w:rPr>
                <w:szCs w:val="24"/>
              </w:rPr>
            </w:pPr>
            <w:r>
              <w:rPr>
                <w:rFonts w:hint="eastAsia" w:asciiTheme="minorHAnsi" w:hAnsiTheme="minorHAnsi" w:eastAsiaTheme="minorEastAsia" w:cstheme="minorBidi"/>
              </w:rPr>
              <w:t>1</w:t>
            </w:r>
            <w:r>
              <w:t>3154</w:t>
            </w:r>
            <w:r>
              <w:rPr>
                <w:rFonts w:hint="eastAsia" w:asciiTheme="minorHAnsi" w:hAnsiTheme="minorHAnsi" w:eastAsiaTheme="minorEastAsia" w:cstheme="minorBidi"/>
              </w:rPr>
              <w:t>万元</w:t>
            </w:r>
          </w:p>
        </w:tc>
      </w:tr>
      <w:tr w:rsidR="00461B30" w14:paraId="438EBD8C" w14:textId="77777777">
        <w:trPr>
          <w:hidden w:val="0"/>
          <w:trHeight w:val="817"/>
        </w:trPr>
        <w:tc>
          <w:tcPr>
            <w:tcW w:w="2495" w:type="dxa"/>
            <w:vAlign w:val="center"/>
          </w:tcPr>
          <w:p w:rsidRDefault="00461B30" w14:paraId="2173EF4E" w14:textId="495180F9" w:rsidR="00461B30" w:rsidP="00461B30">
            <w:pPr>
              <w:spacing w:line="400" w:lineRule="exact"/>
              <w:jc w:val="center"/>
              <w:rPr>
                <w:szCs w:val="24"/>
              </w:rPr>
            </w:pPr>
            <w:r>
              <w:rPr>
                <w:rFonts w:ascii="宋体" w:hAnsi="宋体" w:eastAsiaTheme="minorEastAsia" w:cstheme="minorBidi"/>
                <w:color w:val="000000"/>
                <w:szCs w:val="24"/>
              </w:rPr>
              <w:t>注册地址</w:t>
            </w:r>
          </w:p>
        </w:tc>
        <w:tc>
          <w:tcPr>
            <w:tcW w:w="6725" w:type="dxa"/>
            <w:gridSpan w:val="6"/>
            <w:vAlign w:val="center"/>
          </w:tcPr>
          <w:p w:rsidRDefault="00461B30" w14:paraId="77B05A8D" w14:textId="56CDA640" w:rsidR="00461B30" w:rsidP="00461B30">
            <w:pPr>
              <w:spacing w:line="400" w:lineRule="exact"/>
              <w:jc w:val="center"/>
              <w:rPr>
                <w:szCs w:val="24"/>
              </w:rPr>
            </w:pPr>
            <w:r>
              <w:rPr>
                <w:rFonts w:ascii="宋体" w:hAnsi="宋体" w:eastAsiaTheme="minorEastAsia" w:cstheme="minorBidi"/>
                <w:color w:val="000000"/>
                <w:szCs w:val="24"/>
              </w:rPr>
              <w:t>江西省九江市经济技术开发区长江大道707号</w:t>
            </w:r>
          </w:p>
        </w:tc>
      </w:tr>
      <w:tr w:rsidR="00461B30" w14:paraId="68EA53B1" w14:textId="77777777">
        <w:trPr>
          <w:hidden w:val="0"/>
          <w:trHeight w:val="829"/>
        </w:trPr>
        <w:tc>
          <w:tcPr>
            <w:tcW w:w="2495" w:type="dxa"/>
            <w:vMerge w:val="restart"/>
            <w:vAlign w:val="center"/>
          </w:tcPr>
          <w:p w:rsidRDefault="00461B30" w14:paraId="560A741B" w14:textId="3EE6B0DE" w:rsidR="00461B30" w:rsidP="00461B30">
            <w:pPr>
              <w:spacing w:line="400" w:lineRule="exact"/>
              <w:jc w:val="center"/>
              <w:rPr>
                <w:szCs w:val="24"/>
              </w:rPr>
            </w:pPr>
            <w:r>
              <w:rPr>
                <w:rFonts w:ascii="宋体" w:hAnsi="宋体" w:eastAsiaTheme="minorEastAsia" w:cstheme="minorBidi"/>
                <w:color w:val="000000"/>
                <w:szCs w:val="24"/>
              </w:rPr>
              <w:t>联系方式</w:t>
            </w:r>
          </w:p>
        </w:tc>
        <w:tc>
          <w:tcPr>
            <w:tcW w:w="969" w:type="dxa"/>
            <w:vAlign w:val="center"/>
          </w:tcPr>
          <w:p w:rsidRDefault="00461B30" w14:paraId="6A151E40" w14:textId="55A12BE0" w:rsidR="00461B30" w:rsidP="00461B30">
            <w:pPr>
              <w:spacing w:line="400" w:lineRule="exact"/>
              <w:jc w:val="center"/>
              <w:rPr>
                <w:szCs w:val="24"/>
              </w:rPr>
            </w:pPr>
            <w:r>
              <w:rPr>
                <w:rFonts w:ascii="宋体" w:hAnsi="宋体" w:eastAsiaTheme="minorEastAsia" w:cstheme="minorBidi"/>
                <w:color w:val="000000"/>
                <w:szCs w:val="24"/>
              </w:rPr>
              <w:t>联系人</w:t>
            </w:r>
          </w:p>
        </w:tc>
        <w:tc>
          <w:tcPr>
            <w:tcW w:w="1601" w:type="dxa"/>
            <w:gridSpan w:val="2"/>
            <w:vAlign w:val="center"/>
          </w:tcPr>
          <w:p w:rsidRDefault="00461B30" w14:paraId="47367369" w14:textId="2DCCDE41" w:rsidR="00461B30" w:rsidP="00461B30">
            <w:pPr>
              <w:spacing w:line="400" w:lineRule="exact"/>
              <w:jc w:val="center"/>
              <w:rPr>
                <w:szCs w:val="24"/>
              </w:rPr>
            </w:pPr>
            <w:r>
              <w:rPr>
                <w:rFonts w:ascii="宋体" w:hAnsi="宋体" w:eastAsiaTheme="minorEastAsia" w:cstheme="minorBidi"/>
                <w:color w:val="000000"/>
                <w:szCs w:val="24"/>
              </w:rPr>
              <w:t>张明</w:t>
            </w:r>
          </w:p>
        </w:tc>
        <w:tc>
          <w:tcPr>
            <w:tcW w:w="1732" w:type="dxa"/>
            <w:vAlign w:val="center"/>
          </w:tcPr>
          <w:p w:rsidRDefault="00461B30" w14:paraId="0EF66E25" w14:textId="23C56517" w:rsidR="00461B30" w:rsidP="00461B30">
            <w:pPr>
              <w:spacing w:line="400" w:lineRule="exact"/>
              <w:jc w:val="center"/>
              <w:rPr>
                <w:szCs w:val="24"/>
              </w:rPr>
            </w:pPr>
            <w:r>
              <w:rPr>
                <w:rFonts w:ascii="宋体" w:hAnsi="宋体" w:eastAsiaTheme="minorEastAsia" w:cstheme="minorBidi"/>
                <w:color w:val="000000"/>
                <w:szCs w:val="24"/>
              </w:rPr>
              <w:t>电话</w:t>
            </w:r>
          </w:p>
        </w:tc>
        <w:tc>
          <w:tcPr>
            <w:tcW w:w="2423" w:type="dxa"/>
            <w:gridSpan w:val="2"/>
            <w:vAlign w:val="center"/>
          </w:tcPr>
          <w:p w:rsidRDefault="00461B30" w14:paraId="1EEC439B" w14:textId="070C01E4" w:rsidR="00461B30" w:rsidP="00461B30">
            <w:pPr>
              <w:spacing w:line="400" w:lineRule="exact"/>
              <w:jc w:val="center"/>
              <w:rPr>
                <w:szCs w:val="24"/>
              </w:rPr>
            </w:pPr>
            <w:r>
              <w:rPr>
                <w:rFonts w:ascii="宋体" w:hAnsi="宋体" w:cs="宋体" w:eastAsiaTheme="minorEastAsia"/>
                <w:color w:val="000000"/>
                <w:szCs w:val="24"/>
              </w:rPr>
              <w:t xml:space="preserve">13767238810 </w:t>
            </w:r>
          </w:p>
        </w:tc>
      </w:tr>
      <w:tr w:rsidR="00461B30" w14:paraId="775DECD3" w14:textId="77777777">
        <w:trPr>
          <w:hidden w:val="0"/>
          <w:trHeight w:val="611"/>
        </w:trPr>
        <w:tc>
          <w:tcPr>
            <w:tcW w:w="2495" w:type="dxa"/>
            <w:vMerge w:val="continue"/>
            <w:vAlign w:val="center"/>
          </w:tcPr>
          <w:p/>
        </w:tc>
        <w:tc>
          <w:tcPr>
            <w:tcW w:w="969" w:type="dxa"/>
            <w:vAlign w:val="center"/>
          </w:tcPr>
          <w:p w:rsidRDefault="00461B30" w14:paraId="224043EF" w14:textId="17284F63" w:rsidR="00461B30" w:rsidP="00461B30">
            <w:pPr>
              <w:spacing w:line="400" w:lineRule="exact"/>
              <w:jc w:val="center"/>
              <w:rPr>
                <w:szCs w:val="24"/>
              </w:rPr>
            </w:pPr>
            <w:r>
              <w:rPr>
                <w:rFonts w:ascii="宋体" w:hAnsi="宋体" w:eastAsiaTheme="minorEastAsia" w:cstheme="minorBidi"/>
                <w:color w:val="000000"/>
                <w:szCs w:val="24"/>
              </w:rPr>
              <w:t>传真</w:t>
            </w:r>
          </w:p>
        </w:tc>
        <w:tc>
          <w:tcPr>
            <w:tcW w:w="1601" w:type="dxa"/>
            <w:gridSpan w:val="2"/>
            <w:vAlign w:val="center"/>
          </w:tcPr>
          <w:p w:rsidRDefault="00461B30" w14:paraId="167AF3E1" w14:textId="007A3ED8" w:rsidR="00461B30" w:rsidP="00461B30">
            <w:pPr>
              <w:spacing w:line="400" w:lineRule="exact"/>
              <w:jc w:val="center"/>
              <w:rPr>
                <w:szCs w:val="24"/>
              </w:rPr>
            </w:pPr>
            <w:r>
              <w:rPr>
                <w:rFonts w:ascii="宋体" w:hAnsi="宋体" w:eastAsiaTheme="minorEastAsia" w:cstheme="minorBidi"/>
                <w:color w:val="000000"/>
                <w:szCs w:val="24"/>
              </w:rPr>
              <w:t>0792-8326721</w:t>
            </w:r>
          </w:p>
        </w:tc>
        <w:tc>
          <w:tcPr>
            <w:tcW w:w="1732" w:type="dxa"/>
            <w:vAlign w:val="center"/>
          </w:tcPr>
          <w:p w:rsidRDefault="00461B30" w14:paraId="05EACBBB" w14:textId="0A89AB1A" w:rsidR="00461B30" w:rsidP="00461B30">
            <w:pPr>
              <w:spacing w:line="400" w:lineRule="exact"/>
              <w:jc w:val="center"/>
              <w:rPr>
                <w:szCs w:val="24"/>
              </w:rPr>
            </w:pPr>
            <w:r>
              <w:rPr>
                <w:rFonts w:ascii="宋体" w:hAnsi="宋体" w:eastAsiaTheme="minorEastAsia" w:cstheme="minorBidi"/>
                <w:color w:val="000000"/>
                <w:szCs w:val="24"/>
              </w:rPr>
              <w:t>网址</w:t>
            </w:r>
          </w:p>
        </w:tc>
        <w:tc>
          <w:tcPr>
            <w:tcW w:w="2423" w:type="dxa"/>
            <w:gridSpan w:val="2"/>
            <w:vAlign w:val="center"/>
          </w:tcPr>
          <w:p w:rsidRDefault="00461B30" w14:paraId="1B967D9F" w14:textId="5E75C3E8" w:rsidR="00461B30" w:rsidP="00461B30">
            <w:pPr>
              <w:spacing w:line="400" w:lineRule="exact"/>
              <w:jc w:val="center"/>
              <w:rPr>
                <w:szCs w:val="24"/>
              </w:rPr>
            </w:pPr>
            <w:r>
              <w:t>https://www.707hitech.cn/</w:t>
            </w:r>
          </w:p>
        </w:tc>
      </w:tr>
      <w:tr w:rsidR="00461B30" w14:paraId="3CA32A3B" w14:textId="77777777">
        <w:trPr>
          <w:hidden w:val="0"/>
          <w:trHeight w:val="817"/>
        </w:trPr>
        <w:tc>
          <w:tcPr>
            <w:tcW w:w="2495" w:type="dxa"/>
            <w:vAlign w:val="center"/>
          </w:tcPr>
          <w:p w:rsidRDefault="00461B30" w14:paraId="69535BB7" w14:textId="785E4922" w:rsidR="00461B30" w:rsidP="00461B30">
            <w:pPr>
              <w:spacing w:line="400" w:lineRule="exact"/>
              <w:jc w:val="center"/>
              <w:rPr>
                <w:szCs w:val="24"/>
              </w:rPr>
            </w:pPr>
            <w:r>
              <w:rPr>
                <w:rFonts w:ascii="宋体" w:hAnsi="宋体" w:eastAsiaTheme="minorEastAsia" w:cstheme="minorBidi"/>
                <w:color w:val="000000"/>
                <w:szCs w:val="24"/>
              </w:rPr>
              <w:t>法定代表人</w:t>
            </w:r>
          </w:p>
        </w:tc>
        <w:tc>
          <w:tcPr>
            <w:tcW w:w="969" w:type="dxa"/>
            <w:vAlign w:val="center"/>
          </w:tcPr>
          <w:p w:rsidRDefault="00461B30" w14:paraId="3DF263DB" w14:textId="351D032A" w:rsidR="00461B30" w:rsidP="00461B30">
            <w:pPr>
              <w:spacing w:line="400" w:lineRule="exact"/>
              <w:jc w:val="center"/>
              <w:rPr>
                <w:szCs w:val="24"/>
              </w:rPr>
            </w:pPr>
            <w:r>
              <w:rPr>
                <w:rFonts w:ascii="宋体" w:hAnsi="宋体" w:eastAsiaTheme="minorEastAsia" w:cstheme="minorBidi"/>
                <w:color w:val="000000"/>
                <w:szCs w:val="24"/>
              </w:rPr>
              <w:t>姓名</w:t>
            </w:r>
          </w:p>
        </w:tc>
        <w:tc>
          <w:tcPr>
            <w:tcW w:w="1601" w:type="dxa"/>
            <w:gridSpan w:val="2"/>
            <w:vAlign w:val="center"/>
          </w:tcPr>
          <w:p w:rsidRDefault="00461B30" w14:paraId="16EDA360" w14:textId="23030DF5" w:rsidR="00461B30" w:rsidP="00461B30">
            <w:pPr>
              <w:spacing w:line="400" w:lineRule="exact"/>
              <w:jc w:val="center"/>
              <w:rPr>
                <w:szCs w:val="24"/>
              </w:rPr>
            </w:pPr>
            <w:r>
              <w:rPr>
                <w:rFonts w:ascii="宋体" w:hAnsi="宋体" w:eastAsiaTheme="minorEastAsia" w:cstheme="minorBidi"/>
                <w:color w:val="000000"/>
                <w:szCs w:val="24"/>
              </w:rPr>
              <w:t>谢华伟</w:t>
            </w:r>
          </w:p>
        </w:tc>
        <w:tc>
          <w:tcPr>
            <w:tcW w:w="1732" w:type="dxa"/>
            <w:vAlign w:val="center"/>
          </w:tcPr>
          <w:p w:rsidRDefault="00461B30" w14:paraId="35A1530C" w14:textId="4462451F" w:rsidR="00461B30" w:rsidP="00461B30">
            <w:pPr>
              <w:spacing w:line="400" w:lineRule="exact"/>
              <w:jc w:val="center"/>
              <w:rPr>
                <w:szCs w:val="24"/>
              </w:rPr>
            </w:pPr>
            <w:r>
              <w:rPr>
                <w:rFonts w:ascii="宋体" w:hAnsi="宋体" w:eastAsiaTheme="minorEastAsia" w:cstheme="minorBidi"/>
                <w:color w:val="000000"/>
                <w:szCs w:val="24"/>
              </w:rPr>
              <w:t>电话</w:t>
            </w:r>
          </w:p>
        </w:tc>
        <w:tc>
          <w:tcPr>
            <w:tcW w:w="2423" w:type="dxa"/>
            <w:gridSpan w:val="2"/>
            <w:vAlign w:val="center"/>
          </w:tcPr>
          <w:p w:rsidRDefault="00461B30" w14:paraId="08FBBD8B" w14:textId="41763198" w:rsidR="00461B30" w:rsidP="00461B30">
            <w:pPr>
              <w:spacing w:line="400" w:lineRule="exact"/>
              <w:jc w:val="center"/>
              <w:rPr>
                <w:szCs w:val="24"/>
              </w:rPr>
            </w:pPr>
            <w:r>
              <w:rPr>
                <w:rFonts w:ascii="宋体" w:hAnsi="宋体" w:eastAsiaTheme="minorEastAsia" w:cstheme="minorBidi"/>
                <w:color w:val="000000"/>
                <w:szCs w:val="24"/>
              </w:rPr>
              <w:t>0792-8326727</w:t>
            </w:r>
          </w:p>
        </w:tc>
      </w:tr>
      <w:tr w:rsidR="00461B30" w14:paraId="64068636" w14:textId="77777777">
        <w:trPr>
          <w:hidden w:val="0"/>
          <w:trHeight w:val="1193"/>
        </w:trPr>
        <w:tc>
          <w:tcPr>
            <w:tcW w:w="2495" w:type="dxa"/>
            <w:vAlign w:val="center"/>
          </w:tcPr>
          <w:p w:rsidRDefault="00461B30" w14:paraId="5A97DDC4" w14:textId="4667251C" w:rsidR="00461B30" w:rsidP="00461B30">
            <w:pPr>
              <w:spacing w:line="400" w:lineRule="exact"/>
              <w:jc w:val="center"/>
              <w:rPr>
                <w:szCs w:val="24"/>
              </w:rPr>
            </w:pPr>
            <w:r>
              <w:rPr>
                <w:rFonts w:ascii="宋体" w:hAnsi="宋体" w:eastAsiaTheme="minorEastAsia" w:cstheme="minorBidi"/>
                <w:color w:val="000000"/>
                <w:szCs w:val="24"/>
              </w:rPr>
              <w:t>投标人须知要求投标人需具有的各类资质证书</w:t>
            </w:r>
          </w:p>
        </w:tc>
        <w:tc>
          <w:tcPr>
            <w:tcW w:w="6725" w:type="dxa"/>
            <w:gridSpan w:val="6"/>
            <w:vAlign w:val="center"/>
          </w:tcPr>
          <w:p w:rsidRDefault="00461B30" w14:paraId="0F239B39" w14:textId="7E5F8443" w:rsidR="00461B30" w:rsidP="00461B30">
            <w:pPr>
              <w:spacing w:line="400" w:lineRule="exact"/>
              <w:ind w:firstLine="420" w:firstLineChars="200"/>
              <w:jc w:val="center"/>
              <w:rPr>
                <w:szCs w:val="24"/>
              </w:rPr>
            </w:pPr>
            <w:r>
              <w:rPr>
                <w:rFonts w:ascii="宋体" w:hAnsi="宋体" w:eastAsiaTheme="minorEastAsia" w:cstheme="minorBidi"/>
                <w:color w:val="000000"/>
                <w:szCs w:val="24"/>
              </w:rPr>
              <w:t>类型：/ 等级：/ 证书号：/</w:t>
            </w:r>
          </w:p>
        </w:tc>
      </w:tr>
      <w:tr w:rsidR="00461B30" w14:paraId="479E92A9" w14:textId="77777777">
        <w:trPr>
          <w:hidden w:val="0"/>
          <w:trHeight w:val="611"/>
        </w:trPr>
        <w:tc>
          <w:tcPr>
            <w:tcW w:w="2495" w:type="dxa"/>
            <w:vAlign w:val="center"/>
          </w:tcPr>
          <w:p w:rsidRDefault="00461B30" w14:paraId="6957C1C5" w14:textId="15978175" w:rsidR="00461B30" w:rsidP="00461B30">
            <w:pPr>
              <w:spacing w:line="400" w:lineRule="exact"/>
              <w:jc w:val="center"/>
              <w:rPr>
                <w:szCs w:val="24"/>
              </w:rPr>
            </w:pPr>
            <w:r>
              <w:rPr>
                <w:rFonts w:ascii="宋体" w:hAnsi="宋体" w:eastAsiaTheme="minorEastAsia" w:cstheme="minorBidi"/>
                <w:color w:val="000000"/>
                <w:szCs w:val="24"/>
              </w:rPr>
              <w:t>基本账户开户银行</w:t>
            </w:r>
          </w:p>
        </w:tc>
        <w:tc>
          <w:tcPr>
            <w:tcW w:w="6725" w:type="dxa"/>
            <w:gridSpan w:val="6"/>
            <w:vAlign w:val="center"/>
          </w:tcPr>
          <w:p w:rsidRDefault="00461B30" w14:paraId="66B1A1F1" w14:textId="704E10CF" w:rsidR="00461B30" w:rsidP="00461B30">
            <w:pPr>
              <w:spacing w:line="400" w:lineRule="exact"/>
              <w:jc w:val="center"/>
              <w:rPr>
                <w:szCs w:val="24"/>
              </w:rPr>
            </w:pPr>
            <w:r>
              <w:rPr>
                <w:rFonts w:ascii="宋体" w:hAnsi="宋体" w:eastAsiaTheme="minorEastAsia" w:cstheme="minorBidi"/>
                <w:color w:val="000000"/>
                <w:szCs w:val="24"/>
              </w:rPr>
              <w:t>交通银行九江分行新晨支行</w:t>
            </w:r>
          </w:p>
        </w:tc>
      </w:tr>
      <w:tr w:rsidR="00461B30" w14:paraId="5A0E3378" w14:textId="77777777">
        <w:trPr>
          <w:hidden w:val="0"/>
          <w:trHeight w:val="817"/>
        </w:trPr>
        <w:tc>
          <w:tcPr>
            <w:tcW w:w="2495" w:type="dxa"/>
            <w:vAlign w:val="center"/>
          </w:tcPr>
          <w:p w:rsidRDefault="00461B30" w14:paraId="296D3DC1" w14:textId="41E162F1" w:rsidR="00461B30" w:rsidP="00461B30">
            <w:pPr>
              <w:spacing w:line="400" w:lineRule="exact"/>
              <w:jc w:val="center"/>
              <w:rPr>
                <w:szCs w:val="24"/>
              </w:rPr>
            </w:pPr>
            <w:r>
              <w:rPr>
                <w:rFonts w:ascii="宋体" w:hAnsi="宋体" w:eastAsiaTheme="minorEastAsia" w:cstheme="minorBidi"/>
                <w:color w:val="000000"/>
                <w:szCs w:val="24"/>
              </w:rPr>
              <w:t>基本账户银行账号</w:t>
            </w:r>
          </w:p>
        </w:tc>
        <w:tc>
          <w:tcPr>
            <w:tcW w:w="6725" w:type="dxa"/>
            <w:gridSpan w:val="6"/>
            <w:vAlign w:val="center"/>
          </w:tcPr>
          <w:p w:rsidRDefault="00461B30" w14:paraId="5EE6DF37" w14:textId="7E9D8A58" w:rsidR="00461B30" w:rsidP="00461B30">
            <w:pPr>
              <w:spacing w:line="400" w:lineRule="exact"/>
              <w:jc w:val="center"/>
              <w:rPr>
                <w:szCs w:val="24"/>
              </w:rPr>
            </w:pPr>
            <w:r>
              <w:rPr>
                <w:rFonts w:ascii="宋体" w:hAnsi="宋体" w:eastAsiaTheme="minorEastAsia" w:cstheme="minorBidi"/>
                <w:color w:val="000000"/>
                <w:szCs w:val="24"/>
              </w:rPr>
              <w:t>364006100018150300114</w:t>
            </w:r>
          </w:p>
        </w:tc>
      </w:tr>
      <w:tr w:rsidR="00570A4A" w14:paraId="0CD1D16C" w14:textId="77777777">
        <w:trPr>
          <w:hidden w:val="0"/>
          <w:trHeight w:val="611"/>
        </w:trPr>
        <w:tc>
          <w:tcPr>
            <w:tcW w:w="2495" w:type="dxa"/>
            <w:vAlign w:val="center"/>
          </w:tcPr>
          <w:p w:rsidRDefault="00000000" w14:paraId="6DD97169" w14:textId="77777777" w:rsidR="00570A4A">
            <w:pPr>
              <w:spacing w:line="400" w:lineRule="exact"/>
              <w:jc w:val="center"/>
              <w:rPr>
                <w:szCs w:val="24"/>
              </w:rPr>
            </w:pPr>
            <w:r>
              <w:rPr>
                <w:rFonts w:hint="eastAsia" w:asciiTheme="minorHAnsi" w:hAnsiTheme="minorHAnsi" w:eastAsiaTheme="minorEastAsia" w:cstheme="minorBidi"/>
                <w:szCs w:val="24"/>
              </w:rPr>
              <w:t>近三年营业额</w:t>
            </w:r>
          </w:p>
        </w:tc>
        <w:tc>
          <w:tcPr>
            <w:tcW w:w="2241" w:type="dxa"/>
            <w:gridSpan w:val="2"/>
            <w:vAlign w:val="center"/>
          </w:tcPr>
          <w:p w:rsidRDefault="00570A4A" w14:paraId="49E0BBC9" w14:textId="77777777" w:rsidR="00570A4A">
            <w:pPr>
              <w:spacing w:line="400" w:lineRule="exact"/>
              <w:jc w:val="center"/>
              <w:rPr>
                <w:szCs w:val="24"/>
              </w:rPr>
            </w:pPr>
          </w:p>
        </w:tc>
        <w:tc>
          <w:tcPr>
            <w:tcW w:w="2242" w:type="dxa"/>
            <w:gridSpan w:val="3"/>
            <w:vAlign w:val="center"/>
          </w:tcPr>
          <w:p w:rsidRDefault="00570A4A" w14:paraId="4D90E490" w14:textId="77777777" w:rsidR="00570A4A">
            <w:pPr>
              <w:spacing w:line="400" w:lineRule="exact"/>
              <w:jc w:val="center"/>
              <w:rPr>
                <w:szCs w:val="24"/>
              </w:rPr>
            </w:pPr>
          </w:p>
        </w:tc>
        <w:tc>
          <w:tcPr>
            <w:tcW w:w="2242" w:type="dxa"/>
            <w:vAlign w:val="center"/>
          </w:tcPr>
          <w:p w:rsidRDefault="00570A4A" w14:paraId="4A9D3A49" w14:textId="77777777" w:rsidR="00570A4A">
            <w:pPr>
              <w:spacing w:line="400" w:lineRule="exact"/>
              <w:jc w:val="center"/>
              <w:rPr>
                <w:szCs w:val="24"/>
              </w:rPr>
            </w:pPr>
          </w:p>
        </w:tc>
      </w:tr>
      <w:tr w:rsidR="00570A4A" w14:paraId="18BCABCC" w14:textId="77777777">
        <w:trPr>
          <w:hidden w:val="0"/>
          <w:trHeight w:val="2469"/>
        </w:trPr>
        <w:tc>
          <w:tcPr>
            <w:tcW w:w="2495" w:type="dxa"/>
            <w:vAlign w:val="center"/>
          </w:tcPr>
          <w:p w:rsidRDefault="00000000" w14:paraId="685BD9F9" w14:textId="77777777" w:rsidR="00570A4A">
            <w:pPr>
              <w:spacing w:line="400" w:lineRule="exact"/>
              <w:jc w:val="center"/>
              <w:rPr>
                <w:szCs w:val="24"/>
              </w:rPr>
            </w:pPr>
            <w:r>
              <w:rPr>
                <w:szCs w:val="24"/>
              </w:rPr>
              <w:t>投标人关联企业情况（包括但不限于与投标人法定代表人为同一人或者存在控股、管理关系的不同单位）</w:t>
            </w:r>
          </w:p>
        </w:tc>
        <w:tc>
          <w:tcPr>
            <w:tcW w:w="6725" w:type="dxa"/>
            <w:gridSpan w:val="6"/>
            <w:vAlign w:val="center"/>
          </w:tcPr>
          <w:p w:rsidRDefault="00461B30" w14:paraId="26C61913" w14:textId="73997322" w:rsidR="00570A4A">
            <w:pPr>
              <w:spacing w:line="400" w:lineRule="exact"/>
              <w:jc w:val="center"/>
              <w:rPr>
                <w:szCs w:val="24"/>
              </w:rPr>
            </w:pPr>
            <w:r w:rsidRPr="00461B30">
              <w:rPr>
                <w:szCs w:val="24"/>
              </w:rPr>
              <w:t>与本单位存在控股关系的单位：中船重工七所科技控股有限公</w:t>
            </w:r>
          </w:p>
        </w:tc>
      </w:tr>
      <w:tr w:rsidR="00570A4A" w14:paraId="0952B6AF" w14:textId="77777777">
        <w:trPr>
          <w:hidden w:val="0"/>
          <w:trHeight w:val="640"/>
        </w:trPr>
        <w:tc>
          <w:tcPr>
            <w:tcW w:w="2495" w:type="dxa"/>
            <w:vAlign w:val="center"/>
          </w:tcPr>
          <w:p w:rsidRDefault="00000000" w14:paraId="191765F0" w14:textId="77777777" w:rsidR="00570A4A">
            <w:pPr>
              <w:spacing w:line="400" w:lineRule="exact"/>
              <w:jc w:val="center"/>
              <w:rPr>
                <w:szCs w:val="24"/>
              </w:rPr>
            </w:pPr>
            <w:r>
              <w:rPr>
                <w:szCs w:val="24"/>
              </w:rPr>
              <w:t>备注</w:t>
            </w:r>
          </w:p>
        </w:tc>
        <w:tc>
          <w:tcPr>
            <w:tcW w:w="6725" w:type="dxa"/>
            <w:gridSpan w:val="6"/>
            <w:vAlign w:val="center"/>
          </w:tcPr>
          <w:p w:rsidRDefault="00570A4A" w14:paraId="31AE5DD6" w14:textId="77777777" w:rsidR="00570A4A">
            <w:pPr>
              <w:spacing w:line="400" w:lineRule="exact"/>
              <w:jc w:val="center"/>
              <w:rPr>
                <w:szCs w:val="24"/>
              </w:rPr>
            </w:pPr>
          </w:p>
        </w:tc>
      </w:tr>
    </w:tbl>
    <w:p w:rsidRDefault="00C409A0" w14:paraId="1FC563B8" w14:textId="77777777" w:rsidR="00C409A0" w:rsidP="00C409A0">
      <w:pPr>
        <w:pStyle w:val="a0"/>
        <w:rPr>
          <w:rFonts w:asciiTheme="majorHAnsi" w:hAnsiTheme="majorHAnsi" w:eastAsiaTheme="majorEastAsia" w:cstheme="majorBidi"/>
        </w:rPr>
      </w:pPr>
      <w:bookmarkStart w:id="35" w:name="_Toc4334"/>
      <w:bookmarkStart w:id="36" w:name="_Toc66089649"/>
      <w:bookmarkStart w:id="37" w:name="_Toc28186633"/>
      <w:bookmarkStart w:id="38" w:name="_Toc11554"/>
      <w:r>
        <w:br w:type="page"/>
      </w:r>
    </w:p>
    <w:p w:rsidRDefault="00561B3B" w14:paraId="6AF4EBCC" w14:textId="14C33498"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9.2</w:t>
      </w:r>
      <w:r w:rsidR="00000000">
        <w:rPr>
          <w:rFonts w:ascii="宋体" w:hAnsi="宋体" w:eastAsia="宋体" w:cs="宋体"/>
          <w:sz w:val="24"/>
          <w:szCs w:val="24"/>
        </w:rPr>
        <w:t>企业营业执照</w:t>
      </w:r>
      <w:bookmarkEnd w:id="35"/>
      <w:bookmarkEnd w:id="36"/>
    </w:p>
    <w:p w:rsidRDefault="00C409A0" w14:paraId="4346ED61" w14:textId="3685106B" w:rsidR="00C409A0">
      <w:pPr>
        <w:widowControl/>
        <w:jc w:val="left"/>
        <w:rPr>
          <w:rFonts w:asciiTheme="majorHAnsi" w:hAnsiTheme="majorHAnsi" w:eastAsiaTheme="majorEastAsia" w:cstheme="majorBidi"/>
          <w:b/>
          <w:bCs/>
          <w:sz w:val="24"/>
          <w:szCs w:val="24"/>
        </w:rPr>
      </w:pPr>
      <w:bookmarkStart w:id="39" w:name="_Toc2413"/>
      <w:bookmarkStart w:id="40" w:name="_Toc41815356"/>
      <w:bookmarkStart w:id="41" w:name="_Toc41658278"/>
      <w:bookmarkStart w:id="42" w:name="_Toc66089650"/>
      <w:bookmarkStart w:id="43" w:name="OLE_LINK14"/>
      <w:r w:rsidRPr="00337F35">
        <w:rPr>
          <w:noProof/>
        </w:rPr>
        <w:drawing>
          <wp:inline distT="0" distB="0" distL="0" distR="0" wp14:anchorId="2DCD0A9C" wp14:editId="1EEEFB13">
            <wp:extent cx="7353300" cy="5191125"/>
            <wp:effectExtent l="0" t="4762" r="0" b="0"/>
            <wp:docPr id="11502111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11183" name="图片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7365266" cy="5198959"/>
                    </a:xfrm>
                    <a:prstGeom prst="rect">
                      <a:avLst/>
                    </a:prstGeom>
                    <a:noFill/>
                    <a:ln>
                      <a:noFill/>
                    </a:ln>
                  </pic:spPr>
                </pic:pic>
              </a:graphicData>
            </a:graphic>
          </wp:inline>
        </w:drawing>
      </w:r>
      <w:bookmarkEnd w:id="43"/>
      <w:r>
        <w:rPr>
          <w:sz w:val="24"/>
          <w:szCs w:val="24"/>
        </w:rPr>
        <w:br w:type="page"/>
      </w:r>
    </w:p>
    <w:p w:rsidRDefault="00561B3B" w14:paraId="12393DAD" w14:textId="6992E422"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9.3</w:t>
      </w:r>
      <w:r w:rsidR="00000000">
        <w:rPr>
          <w:rFonts w:ascii="宋体" w:hAnsi="宋体" w:eastAsia="宋体" w:cs="宋体"/>
          <w:sz w:val="24"/>
          <w:szCs w:val="24"/>
        </w:rPr>
        <w:t>基本账户开户证明</w:t>
      </w:r>
      <w:bookmarkEnd w:id="39"/>
      <w:bookmarkEnd w:id="40"/>
      <w:bookmarkEnd w:id="41"/>
      <w:bookmarkEnd w:id="42"/>
    </w:p>
    <w:p w:rsidRDefault="00C409A0" w14:paraId="77435F41" w14:textId="4EDF1576" w:rsidR="00C409A0" w:rsidP="00C409A0">
      <w:pPr>
        <w:adjustRightInd w:val="0"/>
        <w:snapToGrid w:val="0"/>
        <w:jc w:val="center"/>
        <w:rPr>
          <w:rFonts w:ascii="宋体" w:hAnsi="宋体" w:cs="宋体"/>
          <w:szCs w:val="24"/>
        </w:rPr>
      </w:pPr>
      <w:bookmarkStart w:id="44" w:name="_Toc24368"/>
      <w:r w:rsidRPr="00337F35">
        <w:rPr>
          <w:noProof/>
        </w:rPr>
        <w:drawing>
          <wp:inline distT="0" distB="0" distL="0" distR="0" wp14:anchorId="54AC764E" wp14:editId="45A7A0EB">
            <wp:extent cx="5476875" cy="7696200"/>
            <wp:effectExtent l="0" t="0" r="0" b="0"/>
            <wp:docPr id="55296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680" name="图片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7726" cy="7714590"/>
                    </a:xfrm>
                    <a:prstGeom prst="rect">
                      <a:avLst/>
                    </a:prstGeom>
                    <a:noFill/>
                    <a:ln>
                      <a:noFill/>
                    </a:ln>
                  </pic:spPr>
                </pic:pic>
              </a:graphicData>
            </a:graphic>
          </wp:inline>
        </w:drawing>
      </w:r>
    </w:p>
    <w:p w:rsidRDefault="00C409A0" w14:paraId="6EAA4768" w14:textId="77777777" w:rsidR="00C409A0" w:rsidP="00C409A0">
      <w:pPr>
        <w:ind w:left="496" w:leftChars="236"/>
        <w:rPr>
          <w:rFonts w:ascii="宋体" w:hAnsi="宋体"/>
          <w:szCs w:val="24"/>
        </w:rPr>
      </w:pPr>
      <w:r>
        <w:rPr>
          <w:rFonts w:ascii="宋体" w:hAnsi="宋体" w:eastAsiaTheme="minorEastAsia" w:cstheme="minorBidi"/>
          <w:szCs w:val="24"/>
        </w:rPr>
        <w:t>开户银行查询经办人员及联系方式：张卉 0792—8252406</w:t>
      </w:r>
    </w:p>
    <w:p w:rsidRDefault="00C409A0" w14:paraId="0621AB2B" w14:textId="77777777" w:rsidR="00C409A0">
      <w:pPr>
        <w:widowControl/>
        <w:jc w:val="left"/>
        <w:rPr>
          <w:rFonts w:ascii="宋体" w:hAnsi="宋体" w:eastAsiaTheme="majorEastAsia" w:cstheme="majorBidi"/>
          <w:b/>
          <w:bCs/>
          <w:sz w:val="24"/>
          <w:szCs w:val="24"/>
        </w:rPr>
      </w:pPr>
      <w:r>
        <w:rPr>
          <w:rFonts w:ascii="宋体" w:hAnsi="宋体" w:eastAsiaTheme="minorEastAsia" w:cstheme="minorBidi"/>
          <w:sz w:val="24"/>
          <w:szCs w:val="24"/>
        </w:rPr>
        <w:br w:type="page"/>
      </w:r>
    </w:p>
    <w:p w:rsidRDefault="00561B3B" w14:paraId="4B4DBF1F" w14:textId="130D73D7" w:rsidR="00570A4A" w:rsidP="00777C0F">
      <w:pPr>
        <w:pStyle w:val="2"/>
        <w:adjustRightInd w:val="0"/>
        <w:snapToGrid w:val="0"/>
        <w:spacing w:after="0" w:before="0" w:line="360" w:lineRule="auto"/>
        <w:rPr>
          <w:rFonts w:ascii="宋体" w:hAnsi="宋体"/>
          <w:sz w:val="24"/>
          <w:szCs w:val="24"/>
        </w:rPr>
      </w:pPr>
      <w:r>
        <w:rPr>
          <w:rFonts w:ascii="宋体" w:hAnsi="宋体" w:eastAsiaTheme="majorEastAsia" w:cstheme="majorBidi"/>
          <w:sz w:val="24"/>
          <w:szCs w:val="24"/>
        </w:rPr>
        <w:t>9.4</w:t>
      </w:r>
      <w:r w:rsidR="00000000">
        <w:rPr>
          <w:rFonts w:hint="eastAsia" w:ascii="宋体" w:hAnsi="宋体" w:eastAsia="宋体" w:cs="Times New Roman" w:eastAsiaTheme="majorEastAsia" w:cstheme="majorBidi"/>
          <w:sz w:val="24"/>
          <w:szCs w:val="24"/>
        </w:rPr>
        <w:t>合法的税务登记或能够开具适用税率的正规增值税专用发票</w:t>
      </w:r>
      <w:bookmarkEnd w:id="44"/>
    </w:p>
    <w:p w:rsidRDefault="00777C0F" w14:paraId="00A9E27B" w14:textId="58156676" w:rsidR="00570A4A" w:rsidP="00777C0F">
      <w:pPr>
        <w:pStyle w:val="3"/>
      </w:pPr>
      <w:r>
        <w:rPr>
          <w:rFonts w:ascii="Calibri" w:hAnsi="Calibri" w:eastAsia="Calibri" w:cs="Calibri"/>
          <w:szCs w:val="24"/>
        </w:rPr>
        <w:t>9.4.1</w:t>
      </w:r>
      <w:r w:rsidR="0035277D">
        <w:rPr>
          <w:rFonts w:ascii="宋体" w:hAnsi="宋体" w:eastAsia="宋体" w:cs="宋体"/>
          <w:szCs w:val="24"/>
        </w:rPr>
        <w:t>近一年开具的增值税专用发票</w:t>
      </w:r>
    </w:p>
    <w:p w:rsidRDefault="00777C0F" w14:paraId="193E6118" w14:textId="4808A59E" w:rsidR="00777C0F" w:rsidP="00777C0F" w:rsidRPr="00777C0F">
      <w:pPr>
        <w:pStyle w:val="a5"/>
        <w:rPr>
          <w:rFonts w:hint="eastAsia"/>
        </w:rPr>
      </w:pPr>
    </w:p>
    <w:p w:rsidRDefault="00C409A0" w14:paraId="0811D1B1" w14:textId="77777777" w:rsidR="00C409A0">
      <w:pPr>
        <w:widowControl/>
        <w:jc w:val="left"/>
        <w:rPr>
          <w:rFonts w:ascii="宋体" w:hAnsi="宋体" w:eastAsiaTheme="majorEastAsia" w:cstheme="majorBidi"/>
          <w:b/>
          <w:bCs/>
          <w:sz w:val="24"/>
          <w:szCs w:val="24"/>
        </w:rPr>
      </w:pPr>
      <w:bookmarkStart w:id="45" w:name="_Toc1555"/>
      <w:r>
        <w:rPr>
          <w:rFonts w:ascii="宋体" w:hAnsi="宋体" w:eastAsiaTheme="minorEastAsia" w:cstheme="minorBidi"/>
          <w:sz w:val="24"/>
          <w:szCs w:val="24"/>
        </w:rPr>
        <w:br w:type="page"/>
      </w:r>
    </w:p>
    <w:p w:rsidRDefault="00561B3B" w14:paraId="10623079" w14:textId="0EC675B1" w:rsidR="00570A4A" w:rsidP="00777C0F">
      <w:pPr>
        <w:pStyle w:val="2"/>
        <w:adjustRightInd w:val="0"/>
        <w:snapToGrid w:val="0"/>
        <w:spacing w:after="0" w:before="0" w:line="360" w:lineRule="auto"/>
        <w:rPr>
          <w:rFonts w:ascii="宋体" w:hAnsi="宋体"/>
          <w:sz w:val="24"/>
          <w:szCs w:val="24"/>
        </w:rPr>
      </w:pPr>
      <w:r>
        <w:rPr>
          <w:rFonts w:ascii="宋体" w:hAnsi="宋体" w:eastAsiaTheme="majorEastAsia" w:cstheme="majorBidi"/>
          <w:sz w:val="24"/>
          <w:szCs w:val="24"/>
        </w:rPr>
        <w:t>9.5</w:t>
      </w:r>
      <w:r w:rsidR="00000000">
        <w:rPr>
          <w:rFonts w:hint="eastAsia" w:ascii="宋体" w:hAnsi="宋体" w:eastAsia="宋体" w:cs="Times New Roman" w:eastAsiaTheme="majorEastAsia" w:cstheme="majorBidi"/>
          <w:sz w:val="24"/>
          <w:szCs w:val="24"/>
        </w:rPr>
        <w:t>投标人关联单位说明</w:t>
      </w:r>
      <w:bookmarkEnd w:id="45"/>
    </w:p>
    <w:p w:rsidRDefault="00777C0F" w14:paraId="5F99A93D" w14:textId="77777777" w:rsidR="00777C0F" w:rsidP="00777C0F" w:rsidRPr="00777C0F">
      <w:pPr>
        <w:widowControl/>
        <w:adjustRightInd w:val="0"/>
        <w:snapToGrid w:val="0"/>
        <w:spacing w:line="500" w:lineRule="exact"/>
        <w:rPr>
          <w:rFonts w:ascii="宋体" w:hAnsi="宋体" w:cs="宋体"/>
          <w:kern w:val="0"/>
          <w:sz w:val="24"/>
          <w:szCs w:val="24"/>
        </w:rPr>
      </w:pPr>
      <w:bookmarkStart w:id="46" w:name="_Toc10002"/>
      <w:bookmarkEnd w:id="37"/>
      <w:bookmarkEnd w:id="38"/>
      <w:r w:rsidRPr="00777C0F">
        <w:rPr>
          <w:rFonts w:ascii="宋体" w:hAnsi="宋体" w:cs="宋体" w:eastAsiaTheme="minorEastAsia"/>
          <w:kern w:val="0"/>
          <w:sz w:val="24"/>
          <w:szCs w:val="24"/>
        </w:rPr>
        <w:t>投标人全称：</w:t>
      </w:r>
    </w:p>
    <w:p w:rsidRDefault="00777C0F" w14:paraId="24FE66E6" w14:textId="77777777" w:rsidR="00777C0F" w:rsidP="0035277D" w:rsidRPr="00777C0F">
      <w:pPr>
        <w:widowControl/>
        <w:adjustRightInd w:val="0"/>
        <w:snapToGrid w:val="0"/>
        <w:spacing w:line="500" w:lineRule="exact"/>
        <w:ind w:firstLine="480" w:firstLineChars="200"/>
        <w:rPr>
          <w:rFonts w:ascii="宋体" w:hAnsi="宋体" w:cs="宋体"/>
          <w:kern w:val="0"/>
          <w:sz w:val="24"/>
          <w:szCs w:val="24"/>
        </w:rPr>
      </w:pPr>
      <w:r w:rsidRPr="00777C0F">
        <w:rPr>
          <w:rFonts w:ascii="宋体" w:hAnsi="宋体" w:cs="宋体" w:eastAsiaTheme="minorEastAsia"/>
          <w:kern w:val="0"/>
          <w:sz w:val="24"/>
          <w:szCs w:val="24"/>
        </w:rPr>
        <w:t>九江七所精密机电科技有限公司；</w:t>
      </w:r>
    </w:p>
    <w:p w:rsidRDefault="00777C0F" w14:paraId="4EBE41F2"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投标人注册地址及联系方式：</w:t>
      </w:r>
    </w:p>
    <w:p w:rsidRDefault="00777C0F" w14:paraId="73F4CA2F" w14:textId="77777777" w:rsidR="00777C0F" w:rsidP="0035277D" w:rsidRPr="00777C0F">
      <w:pPr>
        <w:widowControl/>
        <w:adjustRightInd w:val="0"/>
        <w:snapToGrid w:val="0"/>
        <w:spacing w:line="500" w:lineRule="exact"/>
        <w:ind w:firstLine="480" w:firstLineChars="200"/>
        <w:rPr>
          <w:rFonts w:ascii="宋体" w:hAnsi="宋体" w:cs="宋体"/>
          <w:kern w:val="0"/>
          <w:sz w:val="24"/>
          <w:szCs w:val="24"/>
        </w:rPr>
      </w:pPr>
      <w:r w:rsidRPr="00777C0F">
        <w:rPr>
          <w:rFonts w:ascii="宋体" w:hAnsi="宋体" w:eastAsiaTheme="minorEastAsia" w:cstheme="minorBidi"/>
          <w:color w:val="000000"/>
          <w:kern w:val="0"/>
          <w:sz w:val="24"/>
          <w:szCs w:val="24"/>
        </w:rPr>
        <w:t>江西省九江市经济技术开发区长江大道707号，0792-8326721</w:t>
      </w:r>
      <w:r w:rsidRPr="00777C0F">
        <w:rPr>
          <w:rFonts w:ascii="宋体" w:hAnsi="宋体" w:cs="宋体" w:eastAsiaTheme="minorEastAsia"/>
          <w:kern w:val="0"/>
          <w:sz w:val="24"/>
          <w:szCs w:val="24"/>
        </w:rPr>
        <w:t>；</w:t>
      </w:r>
    </w:p>
    <w:p w:rsidRDefault="00777C0F" w14:paraId="10FD7526"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说明：投标人应当如实披露与本单位存在下列关联关系的单位名称：</w:t>
      </w:r>
    </w:p>
    <w:p w:rsidRDefault="00777C0F" w14:paraId="6683E0E2"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（1）与投标人单位法定代表人为同一人的其他单位：</w:t>
      </w:r>
    </w:p>
    <w:p w:rsidRDefault="00777C0F" w14:paraId="6C573323" w14:textId="77777777" w:rsidR="00777C0F" w:rsidP="00777C0F" w:rsidRPr="00777C0F">
      <w:pPr>
        <w:widowControl/>
        <w:adjustRightInd w:val="0"/>
        <w:snapToGrid w:val="0"/>
        <w:spacing w:line="500" w:lineRule="exact"/>
        <w:ind w:firstLine="480" w:firstLineChars="200"/>
        <w:rPr>
          <w:rFonts w:ascii="宋体" w:hAnsi="宋体" w:cs="宋体"/>
          <w:kern w:val="0"/>
          <w:sz w:val="24"/>
          <w:szCs w:val="24"/>
        </w:rPr>
      </w:pPr>
      <w:r w:rsidRPr="00777C0F">
        <w:rPr>
          <w:rFonts w:ascii="宋体" w:hAnsi="宋体" w:cs="宋体" w:eastAsiaTheme="minorEastAsia"/>
          <w:kern w:val="0"/>
          <w:sz w:val="24"/>
          <w:szCs w:val="24"/>
        </w:rPr>
        <w:t>无。</w:t>
      </w:r>
    </w:p>
    <w:p w:rsidRDefault="00777C0F" w14:paraId="6851BB46"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（2）与投标人存在控股、管理关系的其他单位：</w:t>
      </w:r>
    </w:p>
    <w:p w:rsidRDefault="00777C0F" w14:paraId="228A6C7C" w14:textId="77777777" w:rsidR="00777C0F" w:rsidP="00777C0F" w:rsidRPr="00777C0F">
      <w:pPr>
        <w:widowControl/>
        <w:adjustRightInd w:val="0"/>
        <w:snapToGrid w:val="0"/>
        <w:spacing w:line="500" w:lineRule="exact"/>
        <w:ind w:firstLine="480" w:firstLineChars="200"/>
        <w:rPr>
          <w:rFonts w:ascii="宋体" w:hAnsi="宋体"/>
          <w:kern w:val="0"/>
          <w:sz w:val="24"/>
          <w:szCs w:val="24"/>
        </w:rPr>
      </w:pPr>
      <w:r w:rsidRPr="00777C0F">
        <w:rPr>
          <w:rFonts w:ascii="宋体" w:hAnsi="宋体" w:eastAsiaTheme="minorEastAsia" w:cstheme="minorBidi"/>
          <w:kern w:val="0"/>
          <w:sz w:val="24"/>
          <w:szCs w:val="24"/>
        </w:rPr>
        <w:t>控股单位：中船重工七所科技控股有限公司</w:t>
      </w:r>
    </w:p>
    <w:p w:rsidRDefault="00777C0F" w14:paraId="337094C8" w14:textId="77777777" w:rsidR="00777C0F" w:rsidP="00777C0F" w:rsidRPr="00777C0F">
      <w:pPr>
        <w:widowControl/>
        <w:adjustRightInd w:val="0"/>
        <w:snapToGrid w:val="0"/>
        <w:spacing w:line="500" w:lineRule="exact"/>
        <w:ind w:firstLine="480" w:firstLineChars="200"/>
        <w:rPr>
          <w:rFonts w:ascii="宋体" w:hAnsi="宋体"/>
          <w:kern w:val="0"/>
          <w:sz w:val="24"/>
          <w:szCs w:val="24"/>
        </w:rPr>
      </w:pPr>
      <w:r w:rsidRPr="00777C0F">
        <w:rPr>
          <w:rFonts w:ascii="宋体" w:hAnsi="宋体" w:eastAsiaTheme="minorEastAsia" w:cstheme="minorBidi"/>
          <w:kern w:val="0"/>
          <w:sz w:val="24"/>
          <w:szCs w:val="24"/>
        </w:rPr>
        <w:t>管理单位：中国船舶集团有限公司第七〇七研究所</w:t>
      </w:r>
    </w:p>
    <w:p w:rsidRDefault="00777C0F" w14:paraId="42AD4A5C" w14:textId="77777777" w:rsidR="00777C0F" w:rsidP="00777C0F" w:rsidRPr="00777C0F">
      <w:pPr>
        <w:widowControl/>
        <w:adjustRightInd w:val="0"/>
        <w:snapToGrid w:val="0"/>
        <w:spacing w:line="500" w:lineRule="exact"/>
        <w:rPr>
          <w:rFonts w:ascii="宋体" w:hAnsi="宋体" w:cs="宋体"/>
          <w:kern w:val="0"/>
          <w:sz w:val="24"/>
          <w:szCs w:val="24"/>
        </w:rPr>
      </w:pPr>
    </w:p>
    <w:p w:rsidRDefault="00777C0F" w14:paraId="0D0A7E39" w14:textId="77777777" w:rsidR="00777C0F" w:rsidP="00777C0F" w:rsidRPr="00777C0F">
      <w:pPr>
        <w:widowControl/>
        <w:adjustRightInd w:val="0"/>
        <w:snapToGrid w:val="0"/>
        <w:spacing w:line="500" w:lineRule="exact"/>
        <w:rPr>
          <w:rFonts w:ascii="宋体" w:hAnsi="宋体" w:cs="宋体"/>
          <w:kern w:val="0"/>
          <w:sz w:val="24"/>
          <w:szCs w:val="24"/>
        </w:rPr>
      </w:pPr>
    </w:p>
    <w:p w:rsidRDefault="00777C0F" w14:paraId="669904A1" w14:textId="77777777" w:rsidR="00777C0F" w:rsidP="00777C0F" w:rsidRPr="00777C0F">
      <w:pPr>
        <w:widowControl/>
        <w:adjustRightInd w:val="0"/>
        <w:snapToGrid w:val="0"/>
        <w:spacing w:line="500" w:lineRule="exact"/>
        <w:rPr>
          <w:rFonts w:ascii="宋体" w:hAnsi="宋体" w:cs="宋体"/>
          <w:kern w:val="0"/>
          <w:sz w:val="24"/>
          <w:szCs w:val="24"/>
        </w:rPr>
      </w:pPr>
    </w:p>
    <w:p w:rsidRDefault="00777C0F" w14:paraId="17538FF9" w14:textId="77777777" w:rsidR="00777C0F" w:rsidP="00777C0F" w:rsidRPr="00777C0F">
      <w:pPr>
        <w:widowControl/>
        <w:adjustRightInd w:val="0"/>
        <w:snapToGrid w:val="0"/>
        <w:spacing w:line="500" w:lineRule="exact"/>
        <w:ind w:firstLine="566" w:firstLineChars="236" w:left="496" w:leftChars="236"/>
        <w:rPr>
          <w:rFonts w:ascii="宋体" w:hAnsi="宋体"/>
          <w:kern w:val="0"/>
          <w:sz w:val="24"/>
          <w:szCs w:val="24"/>
        </w:rPr>
      </w:pPr>
    </w:p>
    <w:p w:rsidRDefault="00777C0F" w14:paraId="7BC7041E" w14:textId="77777777" w:rsidR="00777C0F" w:rsidP="0035277D" w:rsidRPr="00777C0F">
      <w:pPr>
        <w:widowControl/>
        <w:adjustRightInd w:val="0"/>
        <w:snapToGrid w:val="0"/>
        <w:spacing w:line="360" w:lineRule="auto"/>
        <w:jc w:val="right"/>
        <w:rPr>
          <w:rFonts w:ascii="宋体" w:hAnsi="宋体"/>
          <w:kern w:val="0"/>
          <w:sz w:val="24"/>
          <w:szCs w:val="21"/>
          <w:u w:val="single"/>
        </w:rPr>
      </w:pPr>
      <w:r w:rsidRPr="00777C0F">
        <w:rPr>
          <w:rFonts w:ascii="宋体" w:hAnsi="宋体" w:eastAsiaTheme="minorEastAsia" w:cstheme="minorBidi"/>
          <w:color w:val="000000"/>
          <w:kern w:val="0"/>
          <w:sz w:val="24"/>
          <w:szCs w:val="24"/>
        </w:rPr>
        <w:t>投标人（盖单位公章）：</w:t>
      </w:r>
      <w:r w:rsidRPr="00777C0F">
        <w:rPr>
          <w:rFonts w:ascii="宋体" w:hAnsi="宋体" w:eastAsiaTheme="minorEastAsia" w:cstheme="minorBidi"/>
          <w:kern w:val="0"/>
          <w:sz w:val="24"/>
          <w:szCs w:val="24"/>
        </w:rPr>
        <w:t>九江七所精密机电科技有限公司</w:t>
      </w:r>
    </w:p>
    <w:p w:rsidRDefault="00777C0F" w14:paraId="1CF5E9BD" w14:textId="2385A95A" w:rsidR="00777C0F" w:rsidP="0035277D" w:rsidRPr="00777C0F">
      <w:pPr>
        <w:widowControl/>
        <w:adjustRightInd w:val="0"/>
        <w:snapToGrid w:val="0"/>
        <w:spacing w:line="360" w:lineRule="auto"/>
        <w:jc w:val="right"/>
        <w:rPr>
          <w:rFonts w:ascii="宋体" w:hAnsi="宋体"/>
          <w:color w:val="000000"/>
          <w:kern w:val="0"/>
          <w:sz w:val="24"/>
          <w:szCs w:val="24"/>
        </w:rPr>
      </w:pPr>
      <w:r w:rsidRPr="00777C0F">
        <w:rPr>
          <w:rFonts w:ascii="宋体" w:hAnsi="宋体" w:eastAsiaTheme="minorEastAsia" w:cstheme="minorBidi"/>
          <w:color w:val="000000"/>
          <w:kern w:val="0"/>
          <w:sz w:val="24"/>
          <w:szCs w:val="24"/>
        </w:rPr>
        <w:t>法定代表人或委托代理人：</w:t>
      </w:r>
      <w:r w:rsidRPr="0035277D">
        <w:rPr>
          <w:rFonts w:ascii="宋体" w:hAnsi="宋体" w:eastAsiaTheme="minorEastAsia" w:cstheme="minorBidi"/>
          <w:color w:val="000000"/>
          <w:kern w:val="0"/>
          <w:sz w:val="24"/>
          <w:szCs w:val="24"/>
          <w:u w:val="single"/>
        </w:rPr>
        <w:t xml:space="preserve">            </w:t>
      </w:r>
      <w:r w:rsidRPr="00777C0F">
        <w:rPr>
          <w:rFonts w:ascii="宋体" w:hAnsi="宋体" w:eastAsiaTheme="minorEastAsia" w:cstheme="minorBidi"/>
          <w:color w:val="000000"/>
          <w:kern w:val="0"/>
          <w:sz w:val="24"/>
          <w:szCs w:val="24"/>
        </w:rPr>
        <w:t>（签字或签章）</w:t>
      </w:r>
    </w:p>
    <w:p w:rsidRDefault="00777C0F" w14:paraId="2114AE6F" w14:textId="116AB33F" w:rsidR="00777C0F" w:rsidP="0035277D" w:rsidRPr="00777C0F">
      <w:pPr>
        <w:widowControl/>
        <w:adjustRightInd w:val="0"/>
        <w:snapToGrid w:val="0"/>
        <w:spacing w:line="360" w:lineRule="auto"/>
        <w:jc w:val="right"/>
        <w:rPr>
          <w:rFonts w:ascii="宋体" w:hAnsi="宋体"/>
          <w:color w:val="000000"/>
          <w:kern w:val="0"/>
          <w:sz w:val="24"/>
          <w:szCs w:val="24"/>
        </w:rPr>
      </w:pPr>
      <w:r w:rsidRPr="00777C0F">
        <w:rPr>
          <w:rFonts w:ascii="宋体" w:hAnsi="宋体" w:eastAsiaTheme="minorEastAsia" w:cstheme="minorBidi"/>
          <w:color w:val="000000"/>
          <w:kern w:val="0"/>
          <w:sz w:val="24"/>
          <w:szCs w:val="24"/>
        </w:rPr>
        <w:t>时间：202</w:t>
      </w:r>
      <w:r w:rsidR="0035277D">
        <w:rPr>
          <w:rFonts w:ascii="宋体" w:hAnsi="宋体" w:eastAsiaTheme="minorEastAsia" w:cstheme="minorBidi"/>
          <w:color w:val="000000"/>
          <w:kern w:val="0"/>
          <w:sz w:val="24"/>
          <w:szCs w:val="24"/>
        </w:rPr>
        <w:t>6</w:t>
      </w:r>
      <w:r w:rsidRPr="00777C0F">
        <w:rPr>
          <w:rFonts w:ascii="宋体" w:hAnsi="宋体" w:eastAsiaTheme="minorEastAsia" w:cstheme="minorBidi"/>
          <w:color w:val="000000"/>
          <w:kern w:val="0"/>
          <w:sz w:val="24"/>
          <w:szCs w:val="24"/>
        </w:rPr>
        <w:t>年</w:t>
      </w:r>
      <w:r w:rsidR="0035277D">
        <w:rPr>
          <w:rFonts w:ascii="宋体" w:hAnsi="宋体" w:eastAsiaTheme="minorEastAsia" w:cstheme="minorBidi"/>
          <w:color w:val="000000"/>
          <w:kern w:val="0"/>
          <w:sz w:val="24"/>
          <w:szCs w:val="24"/>
        </w:rPr>
        <w:t>6</w:t>
      </w:r>
      <w:r w:rsidRPr="00777C0F">
        <w:rPr>
          <w:rFonts w:ascii="宋体" w:hAnsi="宋体" w:eastAsiaTheme="minorEastAsia" w:cstheme="minorBidi"/>
          <w:color w:val="000000"/>
          <w:kern w:val="0"/>
          <w:sz w:val="24"/>
          <w:szCs w:val="24"/>
        </w:rPr>
        <w:t>月15日</w:t>
      </w:r>
    </w:p>
    <w:p w:rsidRDefault="00777C0F" w14:paraId="22D5EC92" w14:textId="77777777" w:rsidR="00777C0F">
      <w:pPr>
        <w:widowControl/>
        <w:jc w:val="left"/>
        <w:rPr>
          <w:rFonts w:asciiTheme="majorHAnsi" w:hAnsiTheme="majorHAnsi" w:eastAsiaTheme="majorEastAsia" w:cstheme="majorBidi"/>
          <w:b/>
          <w:bCs/>
          <w:sz w:val="24"/>
          <w:szCs w:val="24"/>
        </w:rPr>
      </w:pPr>
      <w:r>
        <w:rPr>
          <w:sz w:val="24"/>
          <w:szCs w:val="24"/>
        </w:rPr>
        <w:br w:type="page"/>
      </w:r>
    </w:p>
    <w:p w:rsidRDefault="00561B3B" w14:paraId="360E92A0" w14:textId="6BE3F25E"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9.6</w:t>
      </w:r>
      <w:r w:rsidR="00000000">
        <w:rPr>
          <w:rFonts w:ascii="宋体" w:hAnsi="宋体" w:eastAsia="宋体" w:cs="宋体"/>
          <w:sz w:val="24"/>
          <w:szCs w:val="24"/>
        </w:rPr>
        <w:t>中国裁判</w:t>
      </w:r>
      <w:r w:rsidR="00000000">
        <w:rPr>
          <w:rFonts w:ascii="宋体" w:hAnsi="宋体" w:eastAsia="宋体" w:cs="宋体"/>
          <w:sz w:val="24"/>
          <w:szCs w:val="24"/>
        </w:rPr>
        <w:t>文书网</w:t>
      </w:r>
      <w:r w:rsidR="00000000">
        <w:rPr>
          <w:rFonts w:ascii="宋体" w:hAnsi="宋体" w:eastAsia="宋体" w:cs="宋体"/>
          <w:sz w:val="24"/>
          <w:szCs w:val="24"/>
        </w:rPr>
        <w:t>查询结果</w:t>
      </w:r>
      <w:bookmarkEnd w:id="46"/>
    </w:p>
    <w:p w:rsidRDefault="0035277D" w14:paraId="5A0F3991" w14:textId="77777777" w:rsidR="0035277D">
      <w:pPr>
        <w:widowControl/>
        <w:jc w:val="left"/>
        <w:rPr>
          <w:rFonts w:ascii="宋体" w:hAnsi="宋体"/>
          <w:sz w:val="24"/>
          <w:szCs w:val="24"/>
        </w:rPr>
      </w:pPr>
      <w:bookmarkStart w:id="47" w:name="_Toc41815355"/>
      <w:bookmarkStart w:id="48" w:name="_Toc38460236"/>
      <w:bookmarkStart w:id="49" w:name="_Toc6290"/>
      <w:bookmarkStart w:id="50" w:name="_Toc66089652"/>
      <w:bookmarkStart w:id="51" w:name="_Toc41658277"/>
      <w:bookmarkStart w:id="52" w:name="_Toc34659987"/>
      <w:bookmarkStart w:id="53" w:name="_Toc34906018"/>
      <w:bookmarkStart w:id="54" w:name="_Toc34665639"/>
      <w:r>
        <w:rPr>
          <w:rFonts w:ascii="宋体" w:hAnsi="宋体" w:eastAsiaTheme="minorEastAsia" w:cstheme="minorBidi"/>
          <w:sz w:val="24"/>
          <w:szCs w:val="24"/>
        </w:rPr>
        <w:t>投标人：九江七所精密机电科技有限公司</w:t>
      </w:r>
    </w:p>
    <w:p w:rsidRDefault="00D3414C" w14:paraId="70AEE997" w14:textId="16AAC686" w:rsidR="0035277D" w:rsidP="00D3414C">
      <w:pPr>
        <w:widowControl/>
        <w:jc w:val="center"/>
        <w:rPr>
          <w:rFonts w:asciiTheme="majorHAnsi" w:hAnsiTheme="majorHAnsi" w:eastAsiaTheme="majorEastAsia" w:cstheme="majorBidi"/>
          <w:b/>
          <w:bCs/>
          <w:sz w:val="24"/>
          <w:szCs w:val="24"/>
        </w:rPr>
      </w:pPr>
      <w:r w:rsidRPr="00D3414C">
        <w:rPr>
          <w:rFonts w:asciiTheme="majorHAnsi" w:hAnsiTheme="majorHAnsi" w:eastAsiaTheme="majorEastAsia" w:cstheme="majorBidi"/>
          <w:b/>
          <w:bCs/>
          <w:noProof/>
          <w:sz w:val="24"/>
          <w:szCs w:val="24"/>
        </w:rPr>
        <w:drawing>
          <wp:inline distT="0" distB="0" distL="0" distR="0" wp14:anchorId="521487ED" wp14:editId="6F6F05F5">
            <wp:extent cx="6115050" cy="3314700"/>
            <wp:effectExtent l="0" t="0" r="0" b="5080"/>
            <wp:docPr id="15324856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5653" name="Picture 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44851" cy="3326180"/>
                    </a:xfrm>
                    <a:prstGeom prst="rect">
                      <a:avLst/>
                    </a:prstGeom>
                    <a:noFill/>
                    <a:ln>
                      <a:noFill/>
                    </a:ln>
                  </pic:spPr>
                </pic:pic>
              </a:graphicData>
            </a:graphic>
          </wp:inline>
        </w:drawing>
      </w:r>
    </w:p>
    <w:p w:rsidRDefault="00D3414C" w14:paraId="6DFE9DA4" w14:textId="19D07865" w:rsidR="00D3414C" w:rsidP="00D3414C">
      <w:pPr>
        <w:pStyle w:val="A8"/>
        <w:spacing w:after="93" w:before="93"/>
        <w:ind w:firstLine="0" w:firstLineChars="0"/>
        <w:jc w:val="left"/>
        <w:rPr>
          <w:lang w:val="en-US"/>
        </w:rPr>
      </w:pPr>
      <w:r>
        <w:rPr>
          <w:rFonts w:ascii="宋体" w:hAnsi="宋体" w:eastAsia="宋体" w:cs="宋体"/>
        </w:rPr>
        <w:t>法定代表人</w:t>
      </w:r>
      <w:r w:rsidRPr="00D3414C">
        <w:rPr>
          <w:rFonts w:ascii="Times New Roman" w:hAnsi="Times New Roman" w:eastAsia="Times New Roman" w:cs="Times New Roman"/>
          <w:lang w:val="en-US" w:eastAsia="zh-CN" w:bidi="ar-SA"/>
        </w:rPr>
        <w:t>:</w:t>
      </w:r>
      <w:r>
        <w:rPr>
          <w:rFonts w:ascii="宋体" w:hAnsi="宋体" w:eastAsia="宋体" w:cs="宋体"/>
          <w:lang w:val="en-US" w:eastAsia="zh-CN" w:bidi="ar-SA"/>
        </w:rPr>
        <w:t>谢华伟</w:t>
      </w:r>
    </w:p>
    <w:p w:rsidRDefault="00D3414C" w14:paraId="4FD7A424" w14:textId="21D42E3A" w:rsidR="00D3414C" w:rsidP="00D3414C" w:rsidRPr="00D3414C">
      <w:pPr>
        <w:pStyle w:val="A8"/>
        <w:spacing w:after="93" w:before="93"/>
        <w:ind w:firstLine="0" w:firstLineChars="0"/>
        <w:rPr>
          <w:rFonts w:hint="eastAsia"/>
          <w:lang w:val="en-US"/>
        </w:rPr>
      </w:pPr>
      <w:r w:rsidRPr="00D3414C">
        <w:rPr>
          <w:noProof/>
          <w:lang w:val="en-US" w:eastAsia="zh-CN" w:bidi="ar-SA"/>
        </w:rPr>
        <w:drawing>
          <wp:inline distT="0" distB="0" distL="0" distR="0" wp14:anchorId="74EB3C64" wp14:editId="303B566B">
            <wp:extent cx="6115050" cy="3295650"/>
            <wp:effectExtent l="0" t="0" r="0" b="0"/>
            <wp:docPr id="18925625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62573" name="Picture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3205" cy="3304142"/>
                    </a:xfrm>
                    <a:prstGeom prst="rect">
                      <a:avLst/>
                    </a:prstGeom>
                    <a:noFill/>
                    <a:ln>
                      <a:noFill/>
                    </a:ln>
                  </pic:spPr>
                </pic:pic>
              </a:graphicData>
            </a:graphic>
          </wp:inline>
        </w:drawing>
      </w:r>
    </w:p>
    <w:p w:rsidRDefault="00D3414C" w14:paraId="6EA76827" w14:textId="77777777" w:rsidR="00D3414C">
      <w:pPr>
        <w:widowControl/>
        <w:jc w:val="left"/>
        <w:rPr>
          <w:sz w:val="24"/>
          <w:szCs w:val="24"/>
        </w:rPr>
      </w:pPr>
      <w:r>
        <w:rPr>
          <w:sz w:val="24"/>
          <w:szCs w:val="24"/>
        </w:rPr>
        <w:br w:type="page"/>
      </w:r>
    </w:p>
    <w:p w:rsidRDefault="00D3414C" w14:paraId="3C7863F4" w14:textId="6CC22236" w:rsidR="00D3414C">
      <w:pPr>
        <w:widowControl/>
        <w:jc w:val="left"/>
        <w:rPr>
          <w:sz w:val="24"/>
          <w:szCs w:val="24"/>
        </w:rPr>
      </w:pPr>
      <w:r>
        <w:rPr>
          <w:rFonts w:hint="eastAsia" w:asciiTheme="minorHAnsi" w:hAnsiTheme="minorHAnsi" w:eastAsiaTheme="minorEastAsia" w:cstheme="minorBidi"/>
          <w:sz w:val="24"/>
          <w:szCs w:val="24"/>
        </w:rPr>
        <w:t>项目总负责人：胡吕兵</w:t>
      </w:r>
    </w:p>
    <w:p w:rsidRDefault="00D3414C" w14:paraId="386459B4" w14:textId="3478E9C2" w:rsidR="00D3414C" w:rsidP="00D3414C" w:rsidRPr="00D3414C">
      <w:pPr>
        <w:pStyle w:val="A8"/>
        <w:spacing w:after="93" w:before="93"/>
        <w:ind w:firstLine="0" w:firstLineChars="0"/>
        <w:jc w:val="left"/>
        <w:rPr>
          <w:rFonts w:hint="eastAsia"/>
        </w:rPr>
      </w:pPr>
      <w:r w:rsidRPr="00D3414C">
        <w:rPr>
          <w:noProof/>
        </w:rPr>
        <w:drawing>
          <wp:inline distT="0" distB="0" distL="0" distR="0" wp14:anchorId="1982639C" wp14:editId="507B9621">
            <wp:extent cx="6086475" cy="3295650"/>
            <wp:effectExtent l="0" t="0" r="0" b="0"/>
            <wp:docPr id="123864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424"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99339" cy="3307419"/>
                    </a:xfrm>
                    <a:prstGeom prst="rect">
                      <a:avLst/>
                    </a:prstGeom>
                    <a:noFill/>
                    <a:ln>
                      <a:noFill/>
                    </a:ln>
                  </pic:spPr>
                </pic:pic>
              </a:graphicData>
            </a:graphic>
          </wp:inline>
        </w:drawing>
      </w:r>
    </w:p>
    <w:p w:rsidRDefault="00D3414C" w14:paraId="4A8D58AD" w14:textId="77777777" w:rsidR="00D3414C">
      <w:pPr>
        <w:widowControl/>
        <w:jc w:val="left"/>
        <w:rPr>
          <w:rFonts w:asciiTheme="majorHAnsi" w:hAnsiTheme="majorHAnsi" w:eastAsiaTheme="majorEastAsia" w:cstheme="majorBidi"/>
          <w:b/>
          <w:bCs/>
          <w:sz w:val="24"/>
          <w:szCs w:val="24"/>
        </w:rPr>
      </w:pPr>
      <w:r>
        <w:rPr>
          <w:sz w:val="24"/>
          <w:szCs w:val="24"/>
        </w:rPr>
        <w:br w:type="page"/>
      </w:r>
    </w:p>
    <w:p w:rsidRDefault="0035277D" w14:paraId="0144477C" w14:textId="275387CC" w:rsidR="0035277D"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9.7</w:t>
      </w:r>
      <w:r>
        <w:rPr>
          <w:rFonts w:ascii="宋体" w:hAnsi="宋体" w:eastAsia="宋体" w:cs="宋体"/>
          <w:sz w:val="24"/>
          <w:szCs w:val="24"/>
        </w:rPr>
        <w:t>信用中国网站查询结果</w:t>
      </w:r>
      <w:bookmarkEnd w:id="47"/>
      <w:bookmarkEnd w:id="48"/>
      <w:bookmarkEnd w:id="49"/>
      <w:bookmarkEnd w:id="50"/>
      <w:bookmarkEnd w:id="51"/>
    </w:p>
    <w:bookmarkEnd w:id="52"/>
    <w:bookmarkEnd w:id="53"/>
    <w:bookmarkEnd w:id="54"/>
    <w:p w:rsidRDefault="00000000" w14:paraId="1549A4C0" w14:textId="77777777" w:rsidR="00570A4A">
      <w:pPr>
        <w:adjustRightInd w:val="0"/>
        <w:snapToGrid w:val="0"/>
        <w:spacing w:line="360" w:lineRule="auto"/>
        <w:ind w:firstLine="480" w:firstLineChars="200"/>
        <w:rPr>
          <w:rFonts w:ascii="宋体" w:hAnsi="宋体"/>
          <w:sz w:val="24"/>
          <w:szCs w:val="24"/>
        </w:rPr>
      </w:pPr>
      <w:r>
        <w:rPr>
          <w:rFonts w:ascii="宋体" w:hAnsi="宋体" w:eastAsiaTheme="minorEastAsia" w:cstheme="minorBidi"/>
          <w:sz w:val="24"/>
          <w:szCs w:val="24"/>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rPr>
        <w:t>提供下载网站截图（截图上体现查询时点：招标公告发布之日至开标当日中任意一日）并分别加盖投标人公章。</w:t>
      </w:r>
    </w:p>
    <w:p w:rsidRDefault="00C409A0" w14:paraId="6CC9F9A5" w14:textId="77777777" w:rsidR="00C409A0">
      <w:pPr>
        <w:widowControl/>
        <w:jc w:val="left"/>
        <w:rPr>
          <w:rFonts w:asciiTheme="majorHAnsi" w:hAnsiTheme="majorHAnsi" w:eastAsiaTheme="majorEastAsia" w:cstheme="majorBidi"/>
          <w:b/>
          <w:bCs/>
          <w:sz w:val="24"/>
          <w:szCs w:val="24"/>
        </w:rPr>
      </w:pPr>
      <w:bookmarkStart w:id="55" w:name="_Toc17997"/>
      <w:bookmarkStart w:id="56" w:name="_Toc66089653"/>
      <w:r>
        <w:rPr>
          <w:sz w:val="24"/>
          <w:szCs w:val="24"/>
        </w:rPr>
        <w:br w:type="page"/>
      </w:r>
    </w:p>
    <w:p w:rsidRDefault="00561B3B" w14:paraId="45420E5A" w14:textId="613FEF3E" w:rsidR="00570A4A" w:rsidP="00777C0F">
      <w:pPr>
        <w:pStyle w:val="2"/>
        <w:adjustRightInd w:val="0"/>
        <w:snapToGrid w:val="0"/>
        <w:spacing w:after="0" w:before="0" w:line="360" w:lineRule="auto"/>
        <w:rPr>
          <w:rFonts w:ascii="宋体" w:hAnsi="宋体"/>
          <w:b w:val="0"/>
          <w:bCs w:val="0"/>
          <w:sz w:val="24"/>
          <w:szCs w:val="24"/>
        </w:rPr>
      </w:pPr>
      <w:r>
        <w:rPr>
          <w:rFonts w:asciiTheme="majorHAnsi" w:hAnsiTheme="majorHAnsi" w:eastAsiaTheme="majorEastAsia" w:cstheme="majorBidi"/>
          <w:sz w:val="24"/>
          <w:szCs w:val="24"/>
        </w:rPr>
        <w:t>9.8</w:t>
      </w:r>
      <w:r w:rsidR="00000000">
        <w:rPr>
          <w:rFonts w:ascii="宋体" w:hAnsi="宋体" w:eastAsia="宋体" w:cs="宋体"/>
          <w:sz w:val="24"/>
          <w:szCs w:val="24"/>
        </w:rPr>
        <w:t>国家企业信用信息公示系统查询结果</w:t>
      </w:r>
      <w:bookmarkEnd w:id="55"/>
      <w:bookmarkEnd w:id="56"/>
    </w:p>
    <w:p w:rsidRDefault="00000000" w14:paraId="122D59CE" w14:textId="77777777" w:rsidR="00570A4A">
      <w:pPr>
        <w:adjustRightInd w:val="0"/>
        <w:snapToGrid w:val="0"/>
        <w:spacing w:line="360" w:lineRule="auto"/>
        <w:ind w:firstLine="480" w:firstLineChars="200"/>
        <w:rPr>
          <w:rFonts w:ascii="宋体" w:hAnsi="宋体"/>
          <w:szCs w:val="24"/>
        </w:rPr>
      </w:pPr>
      <w:r>
        <w:rPr>
          <w:rFonts w:ascii="宋体" w:hAnsi="宋体" w:eastAsiaTheme="minorEastAsia" w:cstheme="minorBidi"/>
          <w:sz w:val="24"/>
          <w:szCs w:val="24"/>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rPr>
        <w:t>提供下载网站截图（截图上体现查询时点：招标公告发布之日至开标当日中任意一日）并加盖投标人公章。</w:t>
      </w:r>
    </w:p>
    <w:p w:rsidRDefault="00C409A0" w14:paraId="5ECC9BC6" w14:textId="77777777" w:rsidR="00C409A0">
      <w:pPr>
        <w:widowControl/>
        <w:jc w:val="left"/>
        <w:rPr>
          <w:rFonts w:asciiTheme="majorHAnsi" w:hAnsiTheme="majorHAnsi" w:eastAsiaTheme="majorEastAsia" w:cstheme="majorBidi"/>
          <w:b/>
          <w:bCs/>
          <w:sz w:val="24"/>
          <w:szCs w:val="24"/>
        </w:rPr>
      </w:pPr>
      <w:bookmarkStart w:id="57" w:name="_Toc66089654"/>
      <w:bookmarkStart w:id="58" w:name="_Toc30552"/>
      <w:r>
        <w:rPr>
          <w:sz w:val="24"/>
          <w:szCs w:val="24"/>
        </w:rPr>
        <w:br w:type="page"/>
      </w:r>
    </w:p>
    <w:p w:rsidRDefault="00561B3B" w14:paraId="70DAF5C5" w14:textId="1B7B287A" w:rsidR="00570A4A" w:rsidP="00777C0F">
      <w:pPr>
        <w:pStyle w:val="2"/>
        <w:adjustRightInd w:val="0"/>
        <w:snapToGrid w:val="0"/>
        <w:spacing w:after="0" w:before="0" w:line="360" w:lineRule="auto"/>
        <w:rPr>
          <w:rFonts w:ascii="宋体" w:hAnsi="宋体"/>
          <w:b w:val="0"/>
          <w:bCs w:val="0"/>
          <w:sz w:val="24"/>
          <w:szCs w:val="24"/>
        </w:rPr>
      </w:pPr>
      <w:r>
        <w:rPr>
          <w:rFonts w:asciiTheme="majorHAnsi" w:hAnsiTheme="majorHAnsi" w:eastAsiaTheme="majorEastAsia" w:cstheme="majorBidi"/>
          <w:sz w:val="24"/>
          <w:szCs w:val="24"/>
        </w:rPr>
        <w:t>9.9</w:t>
      </w:r>
      <w:r w:rsidR="00000000">
        <w:rPr>
          <w:rFonts w:ascii="宋体" w:hAnsi="宋体" w:eastAsia="宋体" w:cs="宋体"/>
          <w:sz w:val="24"/>
          <w:szCs w:val="24"/>
        </w:rPr>
        <w:t>中国政府采购网查询结果</w:t>
      </w:r>
      <w:bookmarkEnd w:id="57"/>
      <w:bookmarkEnd w:id="58"/>
    </w:p>
    <w:p w:rsidRDefault="00000000" w14:paraId="1B1380C7" w14:textId="77777777" w:rsidR="00570A4A">
      <w:pPr>
        <w:adjustRightInd w:val="0"/>
        <w:snapToGrid w:val="0"/>
        <w:spacing w:line="360" w:lineRule="auto"/>
        <w:ind w:firstLine="480" w:firstLineChars="200"/>
        <w:rPr>
          <w:rFonts w:ascii="宋体" w:hAnsi="宋体"/>
          <w:szCs w:val="24"/>
        </w:rPr>
      </w:pPr>
      <w:r>
        <w:rPr>
          <w:rFonts w:ascii="宋体" w:hAnsi="宋体" w:eastAsiaTheme="minorEastAsia" w:cstheme="minorBidi"/>
          <w:sz w:val="24"/>
          <w:szCs w:val="24"/>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rPr>
        <w:t>提供下载网站截图（截图上体现查询时点：招标公告发布之日至开标当日中任意一日）并加盖投标人盖公章。</w:t>
      </w:r>
    </w:p>
    <w:p w:rsidRDefault="00C409A0" w14:paraId="6AEE010E" w14:textId="77777777" w:rsidR="00C409A0">
      <w:pPr>
        <w:widowControl/>
        <w:jc w:val="left"/>
        <w:rPr>
          <w:rFonts w:asciiTheme="majorHAnsi" w:hAnsiTheme="majorHAnsi" w:eastAsiaTheme="majorEastAsia" w:cstheme="majorBidi"/>
          <w:b/>
          <w:bCs/>
          <w:sz w:val="24"/>
          <w:szCs w:val="24"/>
        </w:rPr>
      </w:pPr>
      <w:bookmarkStart w:id="59" w:name="_Toc12974"/>
      <w:bookmarkStart w:id="60" w:name="_Toc66089655"/>
      <w:r>
        <w:rPr>
          <w:sz w:val="24"/>
          <w:szCs w:val="24"/>
        </w:rPr>
        <w:br w:type="page"/>
      </w:r>
    </w:p>
    <w:p w:rsidRDefault="00561B3B" w14:paraId="56400FA9" w14:textId="6A80D165" w:rsidR="00570A4A" w:rsidP="00777C0F">
      <w:pPr>
        <w:pStyle w:val="2"/>
        <w:adjustRightInd w:val="0"/>
        <w:snapToGrid w:val="0"/>
        <w:spacing w:after="0" w:before="0" w:line="360" w:lineRule="auto"/>
        <w:rPr>
          <w:rFonts w:ascii="仿宋" w:hAnsi="Times New Roman"/>
          <w:sz w:val="24"/>
          <w:szCs w:val="24"/>
        </w:rPr>
      </w:pPr>
      <w:r>
        <w:rPr>
          <w:rFonts w:asciiTheme="majorHAnsi" w:hAnsiTheme="majorHAnsi" w:eastAsiaTheme="majorEastAsia" w:cstheme="majorBidi"/>
          <w:sz w:val="24"/>
          <w:szCs w:val="24"/>
        </w:rPr>
        <w:t>9.10</w:t>
      </w:r>
      <w:r w:rsidR="00000000">
        <w:rPr>
          <w:rFonts w:ascii="宋体" w:hAnsi="宋体" w:eastAsia="宋体" w:cs="宋体"/>
          <w:sz w:val="24"/>
          <w:szCs w:val="24"/>
        </w:rPr>
        <w:t>承诺书、函</w:t>
      </w:r>
      <w:bookmarkEnd w:id="59"/>
      <w:bookmarkEnd w:id="60"/>
    </w:p>
    <w:p w:rsidRDefault="00000000" w14:paraId="72A5972A" w14:textId="77777777" w:rsidR="00570A4A">
      <w:pPr>
        <w:adjustRightInd w:val="0"/>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1、提供不存在联合体投标及项目执行过程中不转变主体责任承诺书；无围标、串</w:t>
      </w:r>
      <w:r>
        <w:rPr>
          <w:rFonts w:ascii="宋体" w:hAnsi="宋体" w:cs="宋体" w:eastAsiaTheme="minorEastAsia"/>
          <w:sz w:val="24"/>
          <w:szCs w:val="24"/>
        </w:rPr>
        <w:t>标行为</w:t>
      </w:r>
      <w:r>
        <w:rPr>
          <w:rFonts w:ascii="宋体" w:hAnsi="宋体" w:cs="宋体" w:eastAsiaTheme="minorEastAsia"/>
          <w:sz w:val="24"/>
          <w:szCs w:val="24"/>
        </w:rPr>
        <w:t>承诺书；近三年无因违约、不恰当履约等引起的仲裁和诉讼不良记录的承诺书（盖单位公章）。</w:t>
      </w:r>
    </w:p>
    <w:p w:rsidRDefault="00000000" w14:paraId="55A51F1E" w14:textId="77777777" w:rsidR="00570A4A">
      <w:pPr>
        <w:adjustRightInd w:val="0"/>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2、提供企业无红塔辽宁烟草有限责任公司干部职工投资入股承诺书（盖单位公章）。</w:t>
      </w:r>
    </w:p>
    <w:p w:rsidRDefault="00000000" w14:paraId="3AA79B4A" w14:textId="77777777" w:rsidR="00570A4A">
      <w:pPr>
        <w:adjustRightInd w:val="0"/>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3、关于行贿行为、黑名单行为等投标人禁入的专项承诺。（格式详见附件2）</w:t>
      </w:r>
    </w:p>
    <w:p w:rsidRDefault="00C409A0" w14:paraId="16E03253" w14:textId="77777777" w:rsidR="00C409A0">
      <w:pPr>
        <w:widowControl/>
        <w:jc w:val="left"/>
        <w:rPr>
          <w:rFonts w:asciiTheme="majorHAnsi" w:hAnsiTheme="majorHAnsi" w:eastAsiaTheme="majorEastAsia" w:cstheme="majorBidi"/>
          <w:b/>
          <w:bCs/>
          <w:sz w:val="24"/>
          <w:szCs w:val="24"/>
        </w:rPr>
      </w:pPr>
      <w:bookmarkStart w:id="61" w:name="_Toc23990"/>
      <w:bookmarkStart w:id="62" w:name="_Toc26479"/>
      <w:r>
        <w:rPr>
          <w:sz w:val="24"/>
          <w:szCs w:val="24"/>
        </w:rPr>
        <w:br w:type="page"/>
      </w:r>
    </w:p>
    <w:p w:rsidRDefault="00561B3B" w14:paraId="4AFD341C" w14:textId="47AB6F78"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9.11</w:t>
      </w:r>
      <w:r w:rsidR="00000000">
        <w:rPr>
          <w:rFonts w:ascii="宋体" w:hAnsi="宋体" w:eastAsia="宋体" w:cs="宋体"/>
          <w:sz w:val="24"/>
          <w:szCs w:val="24"/>
        </w:rPr>
        <w:t>纳税、社保缴款凭据</w:t>
      </w:r>
      <w:bookmarkEnd w:id="61"/>
      <w:bookmarkEnd w:id="62"/>
    </w:p>
    <w:p w:rsidRDefault="00777C0F" w14:paraId="49442BA6" w14:textId="6AF67FDD" w:rsidR="00777C0F" w:rsidP="00777C0F">
      <w:pPr>
        <w:pStyle w:val="3"/>
        <w:rPr>
          <w:lang w:val="zh-CN"/>
        </w:rPr>
      </w:pPr>
      <w:r>
        <w:rPr>
          <w:rFonts w:ascii="Calibri" w:hAnsi="Calibri" w:eastAsia="Calibri" w:cs="Calibri"/>
          <w:lang w:val="zh-CN" w:eastAsia="zh-CN" w:bidi="ar-SA"/>
          <w:szCs w:val="24"/>
        </w:rPr>
        <w:t>9.11.1</w:t>
      </w:r>
      <w:r>
        <w:rPr>
          <w:lang w:val="zh-CN" w:eastAsia="zh-CN" w:bidi="ar-SA"/>
          <w:rFonts w:ascii="宋体" w:hAnsi="宋体" w:eastAsia="宋体" w:cs="宋体"/>
          <w:szCs w:val="24"/>
        </w:rPr>
        <w:t>依法缴纳税收凭据</w:t>
      </w:r>
    </w:p>
    <w:p w:rsidRDefault="00777C0F" w14:paraId="45E2F472" w14:textId="77777777" w:rsidR="00777C0F" w:rsidP="00777C0F">
      <w:pPr>
        <w:pStyle w:val="A8"/>
        <w:spacing w:after="93" w:before="93"/>
        <w:ind w:firstLine="0" w:firstLineChars="0"/>
        <w:jc w:val="left"/>
        <w:rPr>
          <w:rFonts w:asciiTheme="minorEastAsia" w:hAnsiTheme="minorEastAsia" w:eastAsiaTheme="minorEastAsia" w:cstheme="minorEastAsia"/>
        </w:rPr>
      </w:pPr>
      <w:r>
        <w:rPr>
          <w:rFonts w:asciiTheme="minorEastAsia" w:hAnsiTheme="minorEastAsia" w:eastAsiaTheme="minorEastAsia" w:cstheme="minorEastAsia"/>
          <w:noProof/>
        </w:rPr>
        <w:drawing>
          <wp:inline distT="0" distB="0" distL="0" distR="0" wp14:anchorId="343FDAD6" wp14:editId="10BB1B7D">
            <wp:extent cx="5381625" cy="7600950"/>
            <wp:effectExtent l="0" t="0" r="0" b="0"/>
            <wp:docPr id="154884129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1331" name="图片 4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77815" cy="7605395"/>
                    </a:xfrm>
                    <a:prstGeom prst="rect">
                      <a:avLst/>
                    </a:prstGeom>
                  </pic:spPr>
                </pic:pic>
              </a:graphicData>
            </a:graphic>
          </wp:inline>
        </w:drawing>
      </w:r>
    </w:p>
    <w:p w:rsidRDefault="00777C0F" w14:paraId="574B56BF" w14:textId="0D85177E" w:rsidR="00777C0F" w:rsidP="00777C0F">
      <w:pPr>
        <w:pStyle w:val="3"/>
        <w:rPr>
          <w:u w:color="000000"/>
        </w:rPr>
      </w:pPr>
      <w:r>
        <w:rPr>
          <w:rFonts w:asciiTheme="minorEastAsia" w:hAnsiTheme="minorEastAsia" w:eastAsiaTheme="minorEastAsia" w:cstheme="minorEastAsia"/>
        </w:rPr>
        <w:br w:type="page"/>
      </w:r>
      <w:bookmarkStart w:id="63" w:name="_Toc140253613"/>
      <w:r w:rsidRPr="00777C0F">
        <w:rPr>
          <w:rStyle w:val="30"/>
          <w:rFonts w:ascii="Calibri" w:hAnsi="Calibri" w:eastAsia="Calibri" w:cs="Calibri"/>
          <w:szCs w:val="24"/>
        </w:rPr>
        <w:t>9.11.2</w:t>
      </w:r>
      <w:r w:rsidRPr="00777C0F">
        <w:rPr>
          <w:rStyle w:val="30"/>
          <w:rFonts w:ascii="宋体" w:hAnsi="宋体" w:eastAsia="宋体" w:cs="宋体"/>
          <w:szCs w:val="24"/>
        </w:rPr>
        <w:t>社会保障完税证明</w:t>
      </w:r>
      <w:bookmarkEnd w:id="63"/>
    </w:p>
    <w:p w:rsidRDefault="00777C0F" w14:paraId="004BB642" w14:textId="77777777" w:rsidR="00777C0F" w:rsidP="00777C0F">
      <w:pPr>
        <w:pStyle w:val="A8"/>
        <w:spacing w:after="93" w:before="93"/>
        <w:ind w:firstLine="0" w:firstLineChars="0"/>
        <w:jc w:val="left"/>
        <w:rPr>
          <w:szCs w:val="30"/>
        </w:rPr>
      </w:pPr>
      <w:r>
        <w:rPr>
          <w:rFonts w:hint="eastAsia" w:ascii="Times New Roman" w:hAnsi="Times New Roman" w:eastAsia="宋体" w:cs="Calibri"/>
          <w:noProof/>
        </w:rPr>
        <w:drawing>
          <wp:inline distT="0" distB="0" distL="0" distR="0" wp14:anchorId="751A326B" wp14:editId="090D32ED">
            <wp:extent cx="5781675" cy="4086225"/>
            <wp:effectExtent l="0" t="0" r="9525" b="5080"/>
            <wp:docPr id="17207013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0134" name="图片 8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87118" cy="4094511"/>
                    </a:xfrm>
                    <a:prstGeom prst="rect">
                      <a:avLst/>
                    </a:prstGeom>
                  </pic:spPr>
                </pic:pic>
              </a:graphicData>
            </a:graphic>
          </wp:inline>
        </w:drawing>
      </w:r>
    </w:p>
    <w:p w:rsidRDefault="00777C0F" w14:paraId="739B9F6C" w14:textId="77777777" w:rsidR="00777C0F" w:rsidP="00777C0F">
      <w:pPr>
        <w:widowControl/>
        <w:rPr>
          <w:rFonts w:asciiTheme="minorEastAsia" w:hAnsiTheme="minorEastAsia" w:eastAsiaTheme="minorEastAsia" w:cstheme="minorEastAsia"/>
          <w:b/>
          <w:bCs/>
          <w:sz w:val="32"/>
          <w:szCs w:val="30"/>
        </w:rPr>
      </w:pPr>
      <w:r>
        <w:rPr>
          <w:rFonts w:asciiTheme="minorEastAsia" w:hAnsiTheme="minorEastAsia" w:eastAsiaTheme="minorEastAsia" w:cstheme="minorEastAsia"/>
          <w:szCs w:val="30"/>
        </w:rPr>
        <w:br w:type="page"/>
      </w:r>
    </w:p>
    <w:p w:rsidRDefault="00570A4A" w14:paraId="121C0D14" w14:textId="77777777" w:rsidR="00570A4A">
      <w:pPr>
        <w:pStyle w:val="12"/>
        <w:numPr>
          <w:ilvl w:val="0"/>
          <w:numId w:val="0"/>
        </w:numPr>
        <w:tabs>
          <w:tab w:val="clear" w:pos="709"/>
        </w:tabs>
        <w:ind w:left="420" w:leftChars="200"/>
      </w:pPr>
    </w:p>
    <w:p w:rsidRDefault="00000000" w14:paraId="592E72EF" w14:textId="77777777" w:rsidR="00570A4A">
      <w:pPr>
        <w:rPr>
          <w:rFonts w:ascii="宋体" w:hAnsi="宋体" w:cs="宋体"/>
          <w:b/>
          <w:bCs/>
          <w:sz w:val="24"/>
          <w:szCs w:val="24"/>
        </w:rPr>
      </w:pPr>
      <w:r>
        <w:rPr>
          <w:rFonts w:hint="eastAsia" w:ascii="宋体" w:hAnsi="宋体" w:cs="宋体" w:eastAsiaTheme="minorEastAsia"/>
          <w:b/>
          <w:bCs/>
          <w:sz w:val="24"/>
          <w:szCs w:val="24"/>
        </w:rPr>
        <w:br w:type="page"/>
      </w:r>
    </w:p>
    <w:p w:rsidRDefault="00000000" w14:paraId="65FC1D47" w14:textId="77777777" w:rsidR="00570A4A">
      <w:pPr>
        <w:adjustRightInd w:val="0"/>
        <w:snapToGrid w:val="0"/>
        <w:spacing w:line="360" w:lineRule="auto"/>
        <w:ind w:firstLine="482" w:firstLineChars="200"/>
        <w:rPr>
          <w:rFonts w:ascii="仿宋" w:hAnsi="Times New Roman"/>
          <w:szCs w:val="24"/>
        </w:rPr>
      </w:pPr>
      <w:r>
        <w:rPr>
          <w:rFonts w:ascii="宋体" w:hAnsi="宋体" w:cs="宋体" w:eastAsiaTheme="minorEastAsia"/>
          <w:b/>
          <w:bCs/>
          <w:sz w:val="24"/>
          <w:szCs w:val="24"/>
        </w:rPr>
        <w:t>附件1</w:t>
      </w:r>
    </w:p>
    <w:p w:rsidRDefault="00000000" w14:paraId="13FC208F" w14:textId="77777777" w:rsidR="00570A4A">
      <w:pPr>
        <w:adjustRightInd w:val="0"/>
        <w:snapToGrid w:val="0"/>
        <w:spacing w:line="360" w:lineRule="auto"/>
        <w:ind w:firstLine="482" w:firstLineChars="200"/>
        <w:jc w:val="center"/>
        <w:rPr>
          <w:rFonts w:ascii="仿宋" w:hAnsi="Times New Roman"/>
          <w:szCs w:val="24"/>
        </w:rPr>
      </w:pPr>
      <w:r>
        <w:rPr>
          <w:rFonts w:ascii="宋体" w:hAnsi="宋体" w:cs="宋体" w:eastAsiaTheme="majorEastAsia"/>
          <w:b/>
          <w:bCs/>
          <w:sz w:val="24"/>
          <w:szCs w:val="24"/>
        </w:rPr>
        <w:t>投标人关联单位说明</w:t>
      </w:r>
    </w:p>
    <w:p w:rsidRDefault="00570A4A" w14:paraId="4A79D9C7" w14:textId="77777777" w:rsidR="00570A4A">
      <w:pPr>
        <w:adjustRightInd w:val="0"/>
        <w:snapToGrid w:val="0"/>
        <w:spacing w:line="360" w:lineRule="auto"/>
        <w:ind w:firstLine="477" w:firstLineChars="227" w:right="105" w:rightChars="50"/>
        <w:jc w:val="left"/>
        <w:rPr>
          <w:rFonts w:ascii="宋体" w:hAnsi="宋体" w:cs="宋体"/>
          <w:szCs w:val="21"/>
        </w:rPr>
      </w:pPr>
    </w:p>
    <w:p w:rsidRDefault="00000000" w14:paraId="3FA47A3D" w14:textId="77777777" w:rsidR="00570A4A">
      <w:pPr>
        <w:adjustRightInd w:val="0"/>
        <w:snapToGrid w:val="0"/>
        <w:spacing w:line="360" w:lineRule="auto"/>
        <w:ind w:firstLine="545" w:firstLineChars="227" w:right="105" w:rightChars="50"/>
        <w:jc w:val="left"/>
        <w:rPr>
          <w:rFonts w:ascii="宋体" w:hAnsi="宋体" w:cs="宋体"/>
          <w:sz w:val="24"/>
          <w:szCs w:val="24"/>
        </w:rPr>
      </w:pPr>
      <w:r>
        <w:rPr>
          <w:rFonts w:ascii="宋体" w:hAnsi="宋体" w:cs="宋体" w:eastAsiaTheme="minorEastAsia"/>
          <w:sz w:val="24"/>
          <w:szCs w:val="24"/>
        </w:rPr>
        <w:t>说明：投标人应当如实披露与本单位存在下列关联关系的单位名称：</w:t>
      </w:r>
    </w:p>
    <w:p w:rsidRDefault="00000000" w14:paraId="23F252EC" w14:textId="77777777" w:rsidR="00570A4A">
      <w:pPr>
        <w:adjustRightInd w:val="0"/>
        <w:snapToGrid w:val="0"/>
        <w:spacing w:line="360" w:lineRule="auto"/>
        <w:ind w:firstLine="545" w:firstLineChars="227" w:right="105" w:rightChars="50"/>
        <w:jc w:val="left"/>
        <w:rPr>
          <w:rFonts w:ascii="宋体" w:hAnsi="宋体" w:cs="宋体"/>
          <w:sz w:val="24"/>
          <w:szCs w:val="24"/>
        </w:rPr>
      </w:pPr>
      <w:bookmarkStart w:id="64" w:name="_Toc31070_WPSOffice_Level2"/>
      <w:bookmarkStart w:id="65" w:name="_Toc2074_WPSOffice_Level2"/>
      <w:r>
        <w:rPr>
          <w:rFonts w:ascii="宋体" w:hAnsi="宋体" w:cs="宋体" w:eastAsiaTheme="minorEastAsia"/>
          <w:sz w:val="24"/>
          <w:szCs w:val="24"/>
        </w:rPr>
        <w:t>（1）与投标人单位法定代表人为同一人的其他单位；</w:t>
      </w:r>
      <w:bookmarkEnd w:id="64"/>
      <w:bookmarkEnd w:id="65"/>
    </w:p>
    <w:p w:rsidRDefault="00000000" w14:paraId="2263FCA1" w14:textId="77777777" w:rsidR="00570A4A">
      <w:pPr>
        <w:adjustRightInd w:val="0"/>
        <w:snapToGrid w:val="0"/>
        <w:spacing w:line="360" w:lineRule="auto"/>
        <w:ind w:firstLine="545" w:firstLineChars="227" w:right="105" w:rightChars="50"/>
        <w:jc w:val="left"/>
        <w:rPr>
          <w:rFonts w:ascii="宋体" w:hAnsi="宋体" w:cs="宋体"/>
          <w:sz w:val="24"/>
          <w:szCs w:val="24"/>
        </w:rPr>
      </w:pPr>
      <w:bookmarkStart w:id="66" w:name="_Toc27053_WPSOffice_Level2"/>
      <w:bookmarkStart w:id="67" w:name="_Toc889_WPSOffice_Level2"/>
      <w:r>
        <w:rPr>
          <w:rFonts w:ascii="宋体" w:hAnsi="宋体" w:cs="宋体" w:eastAsiaTheme="minorEastAsia"/>
          <w:sz w:val="24"/>
          <w:szCs w:val="24"/>
        </w:rPr>
        <w:t>（2）与投标人存在控股、管理关系的其他单位。</w:t>
      </w:r>
      <w:bookmarkEnd w:id="66"/>
      <w:bookmarkEnd w:id="67"/>
    </w:p>
    <w:p w:rsidRDefault="00570A4A" w14:paraId="70DF7E9B" w14:textId="77777777" w:rsidR="00570A4A">
      <w:pPr>
        <w:adjustRightInd w:val="0"/>
        <w:snapToGrid w:val="0"/>
        <w:spacing w:line="360" w:lineRule="auto"/>
        <w:ind w:firstLine="545" w:firstLineChars="227" w:right="105" w:rightChars="50"/>
        <w:jc w:val="left"/>
        <w:rPr>
          <w:rFonts w:ascii="宋体" w:hAnsi="宋体" w:cs="宋体"/>
          <w:sz w:val="24"/>
          <w:szCs w:val="24"/>
        </w:rPr>
      </w:pPr>
    </w:p>
    <w:p w:rsidRDefault="00000000" w14:paraId="49090382" w14:textId="77777777" w:rsidR="00570A4A">
      <w:pPr>
        <w:adjustRightInd w:val="0"/>
        <w:snapToGrid w:val="0"/>
        <w:spacing w:line="360" w:lineRule="auto"/>
        <w:ind w:firstLine="545" w:firstLineChars="227" w:right="105" w:rightChars="50"/>
        <w:jc w:val="left"/>
        <w:rPr>
          <w:rFonts w:ascii="宋体" w:hAnsi="宋体" w:cs="宋体"/>
          <w:sz w:val="24"/>
          <w:szCs w:val="24"/>
        </w:rPr>
      </w:pPr>
      <w:r>
        <w:rPr>
          <w:rFonts w:ascii="宋体" w:hAnsi="宋体" w:cs="宋体" w:eastAsiaTheme="minorEastAsia"/>
          <w:sz w:val="24"/>
          <w:szCs w:val="24"/>
        </w:rPr>
        <w:t>注：若无此情形，写“无”即可</w:t>
      </w:r>
    </w:p>
    <w:p w:rsidRDefault="00570A4A" w14:paraId="79D86E29" w14:textId="77777777" w:rsidR="00570A4A">
      <w:pPr>
        <w:spacing w:line="400" w:lineRule="exact"/>
        <w:ind w:firstLine="420" w:firstLineChars="200"/>
        <w:rPr>
          <w:rFonts w:ascii="仿宋" w:hAnsi="Times New Roman"/>
          <w:szCs w:val="24"/>
        </w:rPr>
      </w:pPr>
    </w:p>
    <w:p w:rsidRDefault="00570A4A" w14:paraId="7F071639" w14:textId="77777777" w:rsidR="00570A4A">
      <w:pPr>
        <w:spacing w:line="400" w:lineRule="exact"/>
        <w:ind w:firstLine="420" w:firstLineChars="200"/>
        <w:rPr>
          <w:rFonts w:ascii="仿宋" w:hAnsi="Times New Roman"/>
          <w:szCs w:val="24"/>
        </w:rPr>
      </w:pPr>
    </w:p>
    <w:p w:rsidRDefault="00570A4A" w14:paraId="4DEC884F" w14:textId="77777777" w:rsidR="00570A4A">
      <w:pPr>
        <w:spacing w:line="400" w:lineRule="exact"/>
        <w:jc w:val="center"/>
        <w:rPr>
          <w:rFonts w:ascii="宋体" w:hAnsi="宋体"/>
          <w:b/>
          <w:bCs/>
          <w:sz w:val="30"/>
          <w:szCs w:val="30"/>
        </w:rPr>
      </w:pPr>
    </w:p>
    <w:p w:rsidRDefault="00570A4A" w14:paraId="0636256E" w14:textId="77777777" w:rsidR="00570A4A">
      <w:pPr>
        <w:spacing w:line="400" w:lineRule="exact"/>
        <w:jc w:val="center"/>
        <w:rPr>
          <w:rFonts w:ascii="宋体" w:hAnsi="宋体"/>
          <w:b/>
          <w:bCs/>
          <w:sz w:val="30"/>
          <w:szCs w:val="30"/>
        </w:rPr>
      </w:pPr>
    </w:p>
    <w:p w:rsidRDefault="00000000" w14:paraId="6646A18F" w14:textId="77777777" w:rsidR="00570A4A">
      <w:pPr>
        <w:adjustRightInd w:val="0"/>
        <w:snapToGrid w:val="0"/>
        <w:spacing w:line="360" w:lineRule="auto"/>
        <w:ind w:firstLine="4320" w:firstLineChars="1800"/>
        <w:rPr>
          <w:rFonts w:ascii="宋体" w:hAnsi="宋体"/>
          <w:sz w:val="24"/>
          <w:szCs w:val="24"/>
        </w:rPr>
      </w:pPr>
      <w:r>
        <w:rPr>
          <w:rFonts w:ascii="宋体" w:hAnsi="宋体" w:eastAsiaTheme="minorEastAsia" w:cstheme="minorBidi"/>
          <w:sz w:val="24"/>
          <w:szCs w:val="24"/>
        </w:rPr>
        <w:t>投标人（盖单位公章）：</w:t>
      </w:r>
    </w:p>
    <w:p w:rsidRDefault="00000000" w14:paraId="3EB0D86B" w14:textId="77777777" w:rsidR="00570A4A">
      <w:pPr>
        <w:adjustRightInd w:val="0"/>
        <w:snapToGrid w:val="0"/>
        <w:spacing w:line="360" w:lineRule="auto"/>
        <w:ind w:firstLine="420" w:right="420"/>
        <w:jc w:val="center"/>
        <w:rPr>
          <w:rFonts w:ascii="宋体" w:hAnsi="宋体"/>
          <w:sz w:val="24"/>
          <w:szCs w:val="24"/>
        </w:rPr>
      </w:pPr>
      <w:r>
        <w:rPr>
          <w:rFonts w:ascii="宋体" w:hAnsi="宋体" w:eastAsiaTheme="minorEastAsia" w:cstheme="minorBidi"/>
          <w:sz w:val="24"/>
          <w:szCs w:val="24"/>
        </w:rPr>
        <w:t xml:space="preserve">           法定代表</w:t>
      </w:r>
      <w:r>
        <w:rPr>
          <w:rFonts w:ascii="宋体" w:hAnsi="宋体" w:eastAsiaTheme="minorEastAsia" w:cstheme="minorBidi"/>
          <w:sz w:val="24"/>
          <w:szCs w:val="24"/>
        </w:rPr>
        <w:t>人</w:t>
      </w:r>
      <w:r>
        <w:rPr>
          <w:rFonts w:ascii="宋体" w:hAnsi="宋体" w:eastAsiaTheme="minorEastAsia" w:cstheme="minorBidi"/>
          <w:sz w:val="24"/>
          <w:szCs w:val="24"/>
        </w:rPr>
        <w:t>或委托代理人：（签字或签章）</w:t>
      </w:r>
    </w:p>
    <w:p w:rsidRDefault="00000000" w14:paraId="216B692C" w14:textId="77777777" w:rsidR="00570A4A">
      <w:pPr>
        <w:ind w:firstLine="3840" w:firstLineChars="1600"/>
        <w:rPr>
          <w:rFonts w:ascii="宋体" w:hAnsi="宋体"/>
          <w:b/>
          <w:bCs/>
          <w:sz w:val="30"/>
          <w:szCs w:val="30"/>
        </w:rPr>
      </w:pPr>
      <w:r>
        <w:rPr>
          <w:rFonts w:ascii="宋体" w:hAnsi="宋体" w:eastAsiaTheme="minorEastAsia" w:cstheme="minorBidi"/>
          <w:sz w:val="24"/>
          <w:szCs w:val="24"/>
        </w:rPr>
        <w:t xml:space="preserve"> </w:t>
      </w:r>
      <w:r>
        <w:rPr>
          <w:rFonts w:ascii="宋体" w:hAnsi="宋体" w:eastAsiaTheme="minorEastAsia" w:cstheme="minorBidi"/>
          <w:sz w:val="24"/>
          <w:szCs w:val="24"/>
          <w:u w:val="single"/>
        </w:rPr>
        <w:t xml:space="preserve">      </w:t>
      </w:r>
      <w:r>
        <w:rPr>
          <w:rFonts w:ascii="宋体" w:hAnsi="宋体" w:eastAsiaTheme="minorEastAsia" w:cstheme="minorBidi"/>
          <w:sz w:val="24"/>
          <w:szCs w:val="24"/>
        </w:rPr>
        <w:t>年</w:t>
      </w:r>
      <w:r>
        <w:rPr>
          <w:rFonts w:ascii="宋体" w:hAnsi="宋体" w:eastAsiaTheme="minorEastAsia" w:cstheme="minorBidi"/>
          <w:sz w:val="24"/>
          <w:szCs w:val="24"/>
          <w:u w:val="single"/>
        </w:rPr>
        <w:t xml:space="preserve">        </w:t>
      </w:r>
      <w:r>
        <w:rPr>
          <w:rFonts w:ascii="宋体" w:hAnsi="宋体" w:eastAsiaTheme="minorEastAsia" w:cstheme="minorBidi"/>
          <w:sz w:val="24"/>
          <w:szCs w:val="24"/>
        </w:rPr>
        <w:t>月</w:t>
      </w:r>
      <w:r>
        <w:rPr>
          <w:rFonts w:ascii="宋体" w:hAnsi="宋体" w:eastAsiaTheme="minorEastAsia" w:cstheme="minorBidi"/>
          <w:sz w:val="24"/>
          <w:szCs w:val="24"/>
          <w:u w:val="single"/>
        </w:rPr>
        <w:t xml:space="preserve">        </w:t>
      </w:r>
      <w:r>
        <w:rPr>
          <w:rFonts w:ascii="宋体" w:hAnsi="宋体" w:eastAsiaTheme="minorEastAsia" w:cstheme="minorBidi"/>
          <w:sz w:val="24"/>
          <w:szCs w:val="24"/>
        </w:rPr>
        <w:t>日</w:t>
      </w:r>
    </w:p>
    <w:p w:rsidRDefault="00000000" w14:paraId="30AE90D5" w14:textId="77777777" w:rsidR="00570A4A">
      <w:pPr>
        <w:rPr>
          <w:rFonts w:ascii="宋体" w:hAnsi="宋体" w:cs="宋体"/>
          <w:b/>
          <w:bCs/>
          <w:sz w:val="24"/>
          <w:szCs w:val="24"/>
        </w:rPr>
      </w:pPr>
      <w:r>
        <w:rPr>
          <w:rFonts w:hint="eastAsia" w:ascii="宋体" w:hAnsi="宋体" w:cs="宋体" w:eastAsiaTheme="minorEastAsia"/>
          <w:b/>
          <w:bCs/>
          <w:sz w:val="24"/>
          <w:szCs w:val="24"/>
        </w:rPr>
        <w:br w:type="page"/>
      </w:r>
    </w:p>
    <w:p w:rsidRDefault="00000000" w14:paraId="33F6F8AC" w14:textId="77777777" w:rsidR="00570A4A">
      <w:pPr>
        <w:adjustRightInd w:val="0"/>
        <w:snapToGrid w:val="0"/>
        <w:spacing w:line="360" w:lineRule="auto"/>
        <w:ind w:firstLine="482" w:firstLineChars="200"/>
        <w:rPr>
          <w:rFonts w:ascii="仿宋" w:hAnsi="Times New Roman"/>
          <w:szCs w:val="24"/>
        </w:rPr>
      </w:pPr>
      <w:r>
        <w:rPr>
          <w:rFonts w:ascii="宋体" w:hAnsi="宋体" w:cs="宋体" w:eastAsiaTheme="minorEastAsia"/>
          <w:b/>
          <w:bCs/>
          <w:sz w:val="24"/>
          <w:szCs w:val="24"/>
        </w:rPr>
        <w:t>附件2</w:t>
      </w:r>
    </w:p>
    <w:p w:rsidRDefault="00570A4A" w14:paraId="24AEA84A" w14:textId="77777777" w:rsidR="00570A4A">
      <w:pPr>
        <w:snapToGrid w:val="0"/>
        <w:spacing w:line="360" w:lineRule="auto"/>
        <w:jc w:val="center"/>
        <w:rPr>
          <w:rFonts w:ascii="宋体" w:hAnsi="宋体"/>
          <w:b/>
          <w:bCs/>
          <w:sz w:val="30"/>
          <w:szCs w:val="30"/>
        </w:rPr>
      </w:pPr>
    </w:p>
    <w:p w:rsidRDefault="00000000" w14:paraId="5B7AF580" w14:textId="77777777" w:rsidR="00570A4A">
      <w:pPr>
        <w:snapToGrid w:val="0"/>
        <w:spacing w:line="360" w:lineRule="auto"/>
        <w:jc w:val="center"/>
        <w:rPr>
          <w:rFonts w:ascii="宋体" w:hAnsi="宋体"/>
          <w:b/>
          <w:bCs/>
          <w:sz w:val="30"/>
          <w:szCs w:val="30"/>
        </w:rPr>
      </w:pPr>
      <w:r>
        <w:rPr>
          <w:rFonts w:ascii="宋体" w:hAnsi="宋体" w:eastAsiaTheme="minorEastAsia" w:cstheme="minorBidi"/>
          <w:b/>
          <w:bCs/>
          <w:sz w:val="30"/>
          <w:szCs w:val="30"/>
        </w:rPr>
        <w:t>关于行贿行为、黑名单行为等投标人禁入的专项承诺函</w:t>
      </w:r>
    </w:p>
    <w:p w:rsidRDefault="00000000" w14:paraId="17290871" w14:textId="77777777" w:rsidR="00570A4A">
      <w:pPr>
        <w:snapToGrid w:val="0"/>
        <w:spacing w:line="360" w:lineRule="auto"/>
        <w:rPr>
          <w:rFonts w:ascii="宋体" w:hAnsi="宋体" w:cs="宋体"/>
          <w:sz w:val="24"/>
          <w:szCs w:val="24"/>
        </w:rPr>
      </w:pPr>
      <w:r>
        <w:rPr>
          <w:rFonts w:ascii="宋体" w:hAnsi="宋体" w:cs="宋体" w:eastAsiaTheme="minorEastAsia"/>
          <w:sz w:val="24"/>
          <w:szCs w:val="24"/>
        </w:rPr>
        <w:t>致：（招标人名称）</w:t>
      </w:r>
    </w:p>
    <w:p w:rsidRDefault="00000000" w14:paraId="1C35A1D5" w14:textId="77777777" w:rsidR="00570A4A">
      <w:pPr>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我单位已充分理解并完全接受招标人在本招标文件中所规定的列入招标人行贿供应商名单的情形和处理措施。在此基础上，我方郑重承诺：</w:t>
      </w:r>
    </w:p>
    <w:p w:rsidRDefault="00000000" w14:paraId="508E267E" w14:textId="77777777" w:rsidR="00570A4A">
      <w:pPr>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rsidRDefault="00000000" w14:paraId="78679FDD" w14:textId="77777777" w:rsidR="00570A4A">
      <w:pPr>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rsidRDefault="00570A4A" w14:paraId="3A6CD74C" w14:textId="77777777" w:rsidR="00570A4A">
      <w:pPr>
        <w:snapToGrid w:val="0"/>
        <w:spacing w:line="360" w:lineRule="auto"/>
        <w:rPr>
          <w:rFonts w:ascii="宋体" w:hAnsi="宋体" w:cs="宋体"/>
          <w:sz w:val="24"/>
          <w:szCs w:val="24"/>
        </w:rPr>
      </w:pPr>
    </w:p>
    <w:p w:rsidRDefault="00000000" w14:paraId="7C8C5BBE" w14:textId="77777777" w:rsidR="00570A4A">
      <w:pPr>
        <w:adjustRightInd w:val="0"/>
        <w:snapToGrid w:val="0"/>
        <w:spacing w:line="360" w:lineRule="auto"/>
        <w:rPr>
          <w:rFonts w:ascii="宋体" w:hAnsi="宋体" w:cs="宋体"/>
          <w:sz w:val="24"/>
          <w:szCs w:val="24"/>
          <w:u w:val="single"/>
        </w:rPr>
      </w:pPr>
      <w:r>
        <w:rPr>
          <w:rFonts w:ascii="宋体" w:hAnsi="宋体" w:cs="宋体" w:eastAsiaTheme="minorEastAsia"/>
          <w:sz w:val="24"/>
          <w:szCs w:val="24"/>
        </w:rPr>
        <w:t>投标人（盖单位公章）：</w:t>
      </w:r>
    </w:p>
    <w:p w:rsidRDefault="00000000" w14:paraId="2FA87FC3" w14:textId="77777777" w:rsidR="00570A4A">
      <w:pPr>
        <w:adjustRightInd w:val="0"/>
        <w:snapToGrid w:val="0"/>
        <w:spacing w:line="360" w:lineRule="auto"/>
        <w:rPr>
          <w:rFonts w:ascii="宋体" w:hAnsi="宋体" w:cs="宋体"/>
          <w:sz w:val="24"/>
          <w:szCs w:val="24"/>
        </w:rPr>
      </w:pPr>
      <w:r>
        <w:rPr>
          <w:rFonts w:ascii="宋体" w:hAnsi="宋体" w:cs="宋体" w:eastAsiaTheme="minorEastAsia"/>
          <w:sz w:val="24"/>
          <w:szCs w:val="24"/>
        </w:rPr>
        <w:t>法定代表人或委托代理人：（签字或签章）</w:t>
      </w:r>
    </w:p>
    <w:p w:rsidRDefault="00000000" w14:paraId="6E3A1981" w14:textId="77777777" w:rsidR="00570A4A">
      <w:pPr>
        <w:spacing w:line="400" w:lineRule="exact"/>
        <w:rPr>
          <w:rFonts w:ascii="宋体" w:hAnsi="宋体" w:cs="宋体"/>
          <w:sz w:val="24"/>
          <w:szCs w:val="24"/>
        </w:rPr>
      </w:pPr>
      <w:r>
        <w:rPr>
          <w:rFonts w:ascii="宋体" w:hAnsi="宋体" w:cs="宋体" w:eastAsiaTheme="minorEastAsia"/>
          <w:sz w:val="24"/>
          <w:szCs w:val="24"/>
        </w:rPr>
        <w:t>时间：</w:t>
      </w:r>
      <w:r>
        <w:rPr>
          <w:rFonts w:ascii="宋体" w:hAnsi="宋体" w:cs="宋体" w:eastAsiaTheme="minorEastAsia"/>
          <w:sz w:val="24"/>
          <w:szCs w:val="24"/>
          <w:u w:val="single"/>
        </w:rPr>
        <w:t xml:space="preserve">    </w:t>
      </w:r>
      <w:r>
        <w:rPr>
          <w:rFonts w:ascii="宋体" w:hAnsi="宋体" w:cs="宋体" w:eastAsiaTheme="minorEastAsia"/>
          <w:sz w:val="24"/>
          <w:szCs w:val="24"/>
        </w:rPr>
        <w:t>年</w:t>
      </w:r>
      <w:r>
        <w:rPr>
          <w:rFonts w:ascii="宋体" w:hAnsi="宋体" w:cs="宋体" w:eastAsiaTheme="minorEastAsia"/>
          <w:sz w:val="24"/>
          <w:szCs w:val="24"/>
          <w:u w:val="single"/>
        </w:rPr>
        <w:t xml:space="preserve">    </w:t>
      </w:r>
      <w:r>
        <w:rPr>
          <w:rFonts w:ascii="宋体" w:hAnsi="宋体" w:cs="宋体" w:eastAsiaTheme="minorEastAsia"/>
          <w:sz w:val="24"/>
          <w:szCs w:val="24"/>
        </w:rPr>
        <w:t>月</w:t>
      </w:r>
      <w:r>
        <w:rPr>
          <w:rFonts w:ascii="宋体" w:hAnsi="宋体" w:cs="宋体" w:eastAsiaTheme="minorEastAsia"/>
          <w:sz w:val="24"/>
          <w:szCs w:val="24"/>
          <w:u w:val="single"/>
        </w:rPr>
        <w:t xml:space="preserve">    </w:t>
      </w:r>
      <w:r>
        <w:rPr>
          <w:rFonts w:ascii="宋体" w:hAnsi="宋体" w:cs="宋体" w:eastAsiaTheme="minorEastAsia"/>
          <w:sz w:val="24"/>
          <w:szCs w:val="24"/>
        </w:rPr>
        <w:t>日</w:t>
      </w:r>
    </w:p>
    <w:p w:rsidRDefault="00570A4A" w14:paraId="45F15682" w14:textId="77777777" w:rsidR="00570A4A">
      <w:pPr>
        <w:spacing w:line="400" w:lineRule="exact"/>
        <w:rPr>
          <w:rFonts w:asciiTheme="minorHAnsi" w:hAnsiTheme="minorHAnsi" w:eastAsiaTheme="minorEastAsia" w:cstheme="minorBidi"/>
          <w:szCs w:val="24"/>
        </w:rPr>
      </w:pPr>
    </w:p>
    <w:p w:rsidRDefault="00570A4A" w14:paraId="5690A1C0" w14:textId="77777777" w:rsidR="00570A4A">
      <w:pPr>
        <w:spacing w:line="400" w:lineRule="exact"/>
        <w:rPr>
          <w:rFonts w:asciiTheme="minorHAnsi" w:hAnsiTheme="minorHAnsi" w:eastAsiaTheme="minorEastAsia" w:cstheme="minorBidi"/>
          <w:szCs w:val="24"/>
        </w:rPr>
      </w:pPr>
    </w:p>
    <w:p w:rsidRDefault="00570A4A" w14:paraId="059A2B81" w14:textId="77777777" w:rsidR="00570A4A">
      <w:pPr>
        <w:spacing w:line="400" w:lineRule="exact"/>
        <w:rPr>
          <w:rFonts w:asciiTheme="minorHAnsi" w:hAnsiTheme="minorHAnsi" w:eastAsiaTheme="minorEastAsia" w:cstheme="minorBidi"/>
          <w:szCs w:val="24"/>
        </w:rPr>
      </w:pPr>
    </w:p>
    <w:p w:rsidRDefault="00570A4A" w14:paraId="0683A4CC" w14:textId="77777777" w:rsidR="00570A4A">
      <w:pPr>
        <w:spacing w:line="400" w:lineRule="exact"/>
        <w:rPr>
          <w:rFonts w:asciiTheme="minorHAnsi" w:hAnsiTheme="minorHAnsi" w:eastAsiaTheme="minorEastAsia" w:cstheme="minorBidi"/>
          <w:szCs w:val="24"/>
        </w:rPr>
      </w:pPr>
    </w:p>
    <w:p w:rsidRDefault="00570A4A" w14:paraId="0355CAAE" w14:textId="77777777" w:rsidR="00570A4A">
      <w:pPr>
        <w:spacing w:line="400" w:lineRule="exact"/>
        <w:rPr>
          <w:rFonts w:asciiTheme="minorHAnsi" w:hAnsiTheme="minorHAnsi" w:eastAsiaTheme="minorEastAsia" w:cstheme="minorBidi"/>
          <w:szCs w:val="24"/>
        </w:rPr>
      </w:pPr>
    </w:p>
    <w:p w:rsidRDefault="00570A4A" w14:paraId="0D4D1AE7" w14:textId="77777777" w:rsidR="00570A4A">
      <w:pPr>
        <w:spacing w:line="400" w:lineRule="exact"/>
        <w:rPr>
          <w:rFonts w:asciiTheme="minorHAnsi" w:hAnsiTheme="minorHAnsi" w:eastAsiaTheme="minorEastAsia" w:cstheme="minorBidi"/>
          <w:szCs w:val="24"/>
        </w:rPr>
      </w:pPr>
    </w:p>
    <w:p w:rsidRDefault="00570A4A" w14:paraId="620DD167" w14:textId="77777777" w:rsidR="00570A4A">
      <w:pPr>
        <w:spacing w:line="400" w:lineRule="exact"/>
        <w:rPr>
          <w:rFonts w:asciiTheme="minorHAnsi" w:hAnsiTheme="minorHAnsi" w:eastAsiaTheme="minorEastAsia" w:cstheme="minorBidi"/>
          <w:szCs w:val="24"/>
        </w:rPr>
      </w:pPr>
    </w:p>
    <w:p w:rsidRDefault="00570A4A" w14:paraId="4727532E" w14:textId="77777777" w:rsidR="00570A4A">
      <w:pPr>
        <w:spacing w:line="400" w:lineRule="exact"/>
        <w:rPr>
          <w:rFonts w:asciiTheme="minorHAnsi" w:hAnsiTheme="minorHAnsi" w:eastAsiaTheme="minorEastAsia" w:cstheme="minorBidi"/>
          <w:szCs w:val="24"/>
        </w:rPr>
      </w:pPr>
    </w:p>
    <w:p w:rsidRDefault="00570A4A" w14:paraId="4AAEE1BA" w14:textId="77777777" w:rsidR="00570A4A">
      <w:pPr>
        <w:spacing w:line="400" w:lineRule="exact"/>
        <w:rPr>
          <w:rFonts w:asciiTheme="minorHAnsi" w:hAnsiTheme="minorHAnsi" w:eastAsiaTheme="minorEastAsia" w:cstheme="minorBidi"/>
          <w:szCs w:val="24"/>
        </w:rPr>
      </w:pPr>
    </w:p>
    <w:p w:rsidRDefault="00570A4A" w14:paraId="32168A7E" w14:textId="77777777" w:rsidR="00570A4A">
      <w:pPr>
        <w:spacing w:line="400" w:lineRule="exact"/>
        <w:rPr>
          <w:rFonts w:asciiTheme="minorHAnsi" w:hAnsiTheme="minorHAnsi" w:eastAsiaTheme="minorEastAsia" w:cstheme="minorBidi"/>
          <w:szCs w:val="24"/>
        </w:rPr>
      </w:pPr>
    </w:p>
    <w:p w:rsidRDefault="00570A4A" w14:paraId="25CBC929" w14:textId="77777777" w:rsidR="00570A4A">
      <w:pPr>
        <w:spacing w:line="400" w:lineRule="exact"/>
        <w:rPr>
          <w:rFonts w:asciiTheme="minorHAnsi" w:hAnsiTheme="minorHAnsi" w:eastAsiaTheme="minorEastAsia" w:cstheme="minorBidi"/>
          <w:szCs w:val="24"/>
        </w:rPr>
      </w:pPr>
    </w:p>
    <w:p w:rsidRDefault="00570A4A" w14:paraId="15F0E504" w14:textId="77777777" w:rsidR="00570A4A">
      <w:pPr>
        <w:spacing w:line="400" w:lineRule="exact"/>
        <w:rPr>
          <w:rFonts w:asciiTheme="minorHAnsi" w:hAnsiTheme="minorHAnsi" w:eastAsiaTheme="minorEastAsia" w:cstheme="minorBidi"/>
          <w:szCs w:val="24"/>
        </w:rPr>
      </w:pPr>
    </w:p>
    <w:p w:rsidRDefault="00570A4A" w14:paraId="558E89FE" w14:textId="77777777" w:rsidR="00570A4A">
      <w:pPr>
        <w:spacing w:line="400" w:lineRule="exact"/>
        <w:rPr>
          <w:rFonts w:asciiTheme="minorHAnsi" w:hAnsiTheme="minorHAnsi" w:eastAsiaTheme="minorEastAsia" w:cstheme="minorBidi"/>
          <w:szCs w:val="24"/>
        </w:rPr>
      </w:pPr>
    </w:p>
    <w:p w:rsidRDefault="00570A4A" w14:paraId="5850B04F" w14:textId="77777777" w:rsidR="00570A4A">
      <w:pPr>
        <w:spacing w:line="400" w:lineRule="exact"/>
        <w:rPr>
          <w:rFonts w:asciiTheme="minorHAnsi" w:hAnsiTheme="minorHAnsi" w:eastAsiaTheme="minorEastAsia" w:cstheme="minorBidi"/>
          <w:szCs w:val="24"/>
        </w:rPr>
      </w:pPr>
    </w:p>
    <w:p w:rsidRDefault="00000000" w14:paraId="2A88BB24" w14:textId="77777777" w:rsidR="00570A4A">
      <w:pPr>
        <w:pStyle w:val="a5"/>
        <w:spacing w:line="400" w:lineRule="exact"/>
        <w:rPr>
          <w:b/>
          <w:bCs/>
          <w:sz w:val="24"/>
          <w:szCs w:val="24"/>
        </w:rPr>
      </w:pPr>
      <w:bookmarkStart w:id="68" w:name="_Toc65763819"/>
      <w:bookmarkStart w:id="69" w:name="_Toc40875896"/>
      <w:r>
        <w:rPr>
          <w:rFonts w:hint="eastAsia" w:ascii="宋体" w:hAnsi="Courier New" w:eastAsia="宋体" w:cs="Courier New"/>
          <w:b/>
          <w:sz w:val="24"/>
          <w:szCs w:val="24"/>
        </w:rPr>
        <w:t>附件</w:t>
      </w:r>
      <w:bookmarkEnd w:id="68"/>
      <w:bookmarkEnd w:id="69"/>
      <w:r>
        <w:rPr>
          <w:rFonts w:ascii="宋体" w:hAnsi="宋体" w:eastAsia="宋体" w:cs="宋体"/>
          <w:b/>
          <w:sz w:val="24"/>
          <w:szCs w:val="24"/>
        </w:rPr>
        <w:t>3</w:t>
      </w:r>
    </w:p>
    <w:p w:rsidRDefault="00000000" w14:paraId="5A8011E5" w14:textId="77777777" w:rsidR="00570A4A">
      <w:pPr>
        <w:pStyle w:val="a5"/>
        <w:spacing w:line="400" w:lineRule="exact"/>
        <w:jc w:val="center"/>
        <w:rPr>
          <w:b/>
          <w:sz w:val="24"/>
          <w:szCs w:val="24"/>
        </w:rPr>
      </w:pPr>
      <w:bookmarkStart w:id="70" w:name="_Toc40875897"/>
      <w:r>
        <w:rPr>
          <w:rFonts w:hint="eastAsia" w:ascii="宋体" w:hAnsi="Courier New" w:eastAsia="宋体" w:cs="Courier New"/>
          <w:b/>
          <w:sz w:val="24"/>
          <w:szCs w:val="24"/>
        </w:rPr>
        <w:t>拟投入本项目的项目小组主要人员表</w:t>
      </w:r>
      <w:bookmarkEnd w:id="70"/>
    </w:p>
    <w:tbl>
      <w:tblPr>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969"/>
        <w:gridCol w:w="1352"/>
        <w:gridCol w:w="1291"/>
        <w:gridCol w:w="1667"/>
        <w:gridCol w:w="1113"/>
        <w:gridCol w:w="976"/>
        <w:gridCol w:w="2048"/>
      </w:tblGrid>
      <w:tr w:rsidR="00570A4A" w14:paraId="4AD9ACD0" w14:textId="77777777">
        <w:trPr>
          <w:hidden w:val="0"/>
          <w:trHeight w:val="517"/>
          <w:jc w:val="center"/>
        </w:trPr>
        <w:tc>
          <w:tcPr>
            <w:tcW w:w="2321" w:type="dxa"/>
            <w:gridSpan w:val="2"/>
            <w:tcBorders>
              <w:top w:val="single" w:color="auto" w:sz="4" w:space="0"/>
              <w:left w:val="single" w:color="auto" w:sz="4" w:space="0"/>
              <w:bottom w:val="single" w:color="auto" w:sz="4" w:space="0"/>
              <w:right w:val="single" w:color="auto" w:sz="4" w:space="0"/>
            </w:tcBorders>
            <w:vAlign w:val="center"/>
          </w:tcPr>
          <w:p w:rsidRDefault="00000000" w14:paraId="7E3B5268" w14:textId="77777777" w:rsidR="00570A4A">
            <w:pPr>
              <w:spacing w:line="400" w:lineRule="exact"/>
              <w:jc w:val="center"/>
              <w:rPr>
                <w:rFonts w:asciiTheme="minorEastAsia" w:hAnsiTheme="minorEastAsia" w:eastAsiaTheme="minorEastAsia"/>
                <w:szCs w:val="21"/>
              </w:rPr>
            </w:pPr>
            <w:bookmarkStart w:id="71" w:name="_Toc40875898"/>
            <w:r>
              <w:rPr>
                <w:rFonts w:hint="eastAsia" w:asciiTheme="minorEastAsia" w:hAnsiTheme="minorEastAsia" w:eastAsiaTheme="minorEastAsia" w:cstheme="minorBidi"/>
                <w:szCs w:val="21"/>
              </w:rPr>
              <w:t>名称</w:t>
            </w:r>
            <w:bookmarkEnd w:id="71"/>
          </w:p>
        </w:tc>
        <w:tc>
          <w:tcPr>
            <w:tcW w:w="1291" w:type="dxa"/>
            <w:tcBorders>
              <w:top w:val="single" w:color="auto" w:sz="4" w:space="0"/>
              <w:left w:val="single" w:color="auto" w:sz="4" w:space="0"/>
              <w:bottom w:val="single" w:color="auto" w:sz="4" w:space="0"/>
              <w:right w:val="single" w:color="auto" w:sz="4" w:space="0"/>
            </w:tcBorders>
            <w:vAlign w:val="center"/>
          </w:tcPr>
          <w:p w:rsidRDefault="00000000" w14:paraId="44D56647" w14:textId="77777777" w:rsidR="00570A4A">
            <w:pPr>
              <w:spacing w:line="400" w:lineRule="exact"/>
              <w:jc w:val="center"/>
              <w:rPr>
                <w:rFonts w:asciiTheme="minorEastAsia" w:hAnsiTheme="minorEastAsia" w:eastAsiaTheme="minorEastAsia"/>
                <w:szCs w:val="21"/>
              </w:rPr>
            </w:pPr>
            <w:bookmarkStart w:id="72" w:name="_Toc40875899"/>
            <w:bookmarkStart w:id="73" w:name="_Toc65763820"/>
            <w:r>
              <w:rPr>
                <w:rFonts w:hint="eastAsia" w:asciiTheme="minorEastAsia" w:hAnsiTheme="minorEastAsia" w:eastAsiaTheme="minorEastAsia" w:cstheme="minorBidi"/>
                <w:szCs w:val="21"/>
              </w:rPr>
              <w:t>姓名</w:t>
            </w:r>
            <w:bookmarkEnd w:id="72"/>
            <w:bookmarkEnd w:id="73"/>
          </w:p>
        </w:tc>
        <w:tc>
          <w:tcPr>
            <w:tcW w:w="1667" w:type="dxa"/>
            <w:tcBorders>
              <w:top w:val="single" w:color="auto" w:sz="4" w:space="0"/>
              <w:left w:val="single" w:color="auto" w:sz="4" w:space="0"/>
              <w:bottom w:val="single" w:color="auto" w:sz="4" w:space="0"/>
              <w:right w:val="single" w:color="auto" w:sz="4" w:space="0"/>
            </w:tcBorders>
            <w:vAlign w:val="center"/>
          </w:tcPr>
          <w:p w:rsidRDefault="00000000" w14:paraId="49C18D6E" w14:textId="77777777" w:rsidR="00570A4A">
            <w:pPr>
              <w:spacing w:line="400" w:lineRule="exact"/>
              <w:jc w:val="center"/>
              <w:rPr>
                <w:rFonts w:asciiTheme="minorEastAsia" w:hAnsiTheme="minorEastAsia" w:eastAsiaTheme="minorEastAsia"/>
                <w:szCs w:val="21"/>
              </w:rPr>
            </w:pPr>
            <w:r>
              <w:rPr>
                <w:rFonts w:hint="eastAsia" w:asciiTheme="minorEastAsia" w:hAnsiTheme="minorEastAsia" w:eastAsiaTheme="minorEastAsia" w:cstheme="minorBidi"/>
                <w:szCs w:val="21"/>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rsidRDefault="00000000" w14:paraId="215B946C" w14:textId="77777777" w:rsidR="00570A4A">
            <w:pPr>
              <w:spacing w:line="400" w:lineRule="exact"/>
              <w:jc w:val="center"/>
              <w:rPr>
                <w:rFonts w:asciiTheme="minorEastAsia" w:hAnsiTheme="minorEastAsia" w:eastAsiaTheme="minorEastAsia"/>
                <w:szCs w:val="21"/>
              </w:rPr>
            </w:pPr>
            <w:bookmarkStart w:id="74" w:name="_Toc40875902"/>
            <w:bookmarkStart w:id="75" w:name="_Toc65763823"/>
            <w:r>
              <w:rPr>
                <w:rFonts w:hint="eastAsia" w:asciiTheme="minorEastAsia" w:hAnsiTheme="minorEastAsia" w:eastAsiaTheme="minorEastAsia" w:cstheme="minorBidi"/>
                <w:szCs w:val="21"/>
              </w:rPr>
              <w:t>职务</w:t>
            </w:r>
            <w:bookmarkEnd w:id="74"/>
            <w:bookmarkEnd w:id="75"/>
          </w:p>
        </w:tc>
        <w:tc>
          <w:tcPr>
            <w:tcW w:w="976" w:type="dxa"/>
            <w:tcBorders>
              <w:top w:val="single" w:color="auto" w:sz="4" w:space="0"/>
              <w:left w:val="single" w:color="auto" w:sz="4" w:space="0"/>
              <w:bottom w:val="single" w:color="auto" w:sz="4" w:space="0"/>
              <w:right w:val="single" w:color="auto" w:sz="4" w:space="0"/>
            </w:tcBorders>
            <w:vAlign w:val="center"/>
          </w:tcPr>
          <w:p w:rsidRDefault="00000000" w14:paraId="5159B672" w14:textId="77777777" w:rsidR="00570A4A">
            <w:pPr>
              <w:spacing w:line="400" w:lineRule="exact"/>
              <w:jc w:val="center"/>
              <w:rPr>
                <w:rFonts w:asciiTheme="minorEastAsia" w:hAnsiTheme="minorEastAsia" w:eastAsiaTheme="minorEastAsia"/>
                <w:szCs w:val="21"/>
              </w:rPr>
            </w:pPr>
            <w:bookmarkStart w:id="76" w:name="_Toc65763824"/>
            <w:bookmarkStart w:id="77" w:name="_Toc40875903"/>
            <w:r>
              <w:rPr>
                <w:rFonts w:hint="eastAsia" w:asciiTheme="minorEastAsia" w:hAnsiTheme="minorEastAsia" w:eastAsiaTheme="minorEastAsia" w:cstheme="minorBidi"/>
                <w:szCs w:val="21"/>
              </w:rPr>
              <w:t>职称</w:t>
            </w:r>
            <w:bookmarkEnd w:id="76"/>
            <w:bookmarkEnd w:id="77"/>
          </w:p>
        </w:tc>
        <w:tc>
          <w:tcPr>
            <w:tcW w:w="2048" w:type="dxa"/>
            <w:tcBorders>
              <w:top w:val="single" w:color="auto" w:sz="4" w:space="0"/>
              <w:left w:val="single" w:color="auto" w:sz="4" w:space="0"/>
              <w:bottom w:val="single" w:color="auto" w:sz="4" w:space="0"/>
              <w:right w:val="single" w:color="auto" w:sz="4" w:space="0"/>
            </w:tcBorders>
            <w:vAlign w:val="center"/>
          </w:tcPr>
          <w:p w:rsidRDefault="00000000" w14:paraId="79B90AA1" w14:textId="77777777" w:rsidR="00570A4A">
            <w:pPr>
              <w:spacing w:line="400" w:lineRule="exact"/>
              <w:jc w:val="center"/>
              <w:rPr>
                <w:rFonts w:asciiTheme="minorEastAsia" w:hAnsiTheme="minorEastAsia" w:eastAsiaTheme="minorEastAsia"/>
                <w:szCs w:val="21"/>
              </w:rPr>
            </w:pPr>
            <w:bookmarkStart w:id="78" w:name="_Toc40875904"/>
            <w:bookmarkStart w:id="79" w:name="_Toc65763825"/>
            <w:r>
              <w:rPr>
                <w:rFonts w:hint="eastAsia" w:asciiTheme="minorEastAsia" w:hAnsiTheme="minorEastAsia" w:eastAsiaTheme="minorEastAsia" w:cstheme="minorBidi"/>
                <w:szCs w:val="21"/>
              </w:rPr>
              <w:t>相关技术/资格证书</w:t>
            </w:r>
            <w:bookmarkEnd w:id="78"/>
            <w:bookmarkEnd w:id="79"/>
          </w:p>
        </w:tc>
      </w:tr>
      <w:tr w:rsidR="00570A4A" w14:paraId="5CE61DC5" w14:textId="77777777">
        <w:trPr>
          <w:hidden w:val="0"/>
          <w:trHeight w:val="530"/>
          <w:jc w:val="center"/>
        </w:trPr>
        <w:tc>
          <w:tcPr>
            <w:tcW w:w="969" w:type="dxa"/>
            <w:vMerge w:val="restart"/>
            <w:tcBorders>
              <w:top w:val="single" w:color="auto" w:sz="4" w:space="0"/>
              <w:left w:val="single" w:color="auto" w:sz="4" w:space="0"/>
              <w:right w:val="single" w:color="auto" w:sz="4" w:space="0"/>
            </w:tcBorders>
            <w:vAlign w:val="center"/>
          </w:tcPr>
          <w:p w:rsidRDefault="00000000" w14:paraId="1BC777D0" w14:textId="77777777" w:rsidR="00570A4A">
            <w:pPr>
              <w:spacing w:line="400" w:lineRule="exact"/>
              <w:jc w:val="center"/>
              <w:rPr>
                <w:rFonts w:asciiTheme="minorEastAsia" w:hAnsiTheme="minorEastAsia" w:eastAsiaTheme="minorEastAsia"/>
                <w:szCs w:val="21"/>
              </w:rPr>
            </w:pPr>
            <w:bookmarkStart w:id="80" w:name="_Toc40875905"/>
            <w:r>
              <w:rPr>
                <w:rFonts w:hint="eastAsia" w:asciiTheme="minorEastAsia" w:hAnsiTheme="minorEastAsia" w:eastAsiaTheme="minorEastAsia" w:cstheme="minorBidi"/>
                <w:szCs w:val="21"/>
              </w:rPr>
              <w:t>各专业主要人员</w:t>
            </w:r>
            <w:bookmarkEnd w:id="80"/>
          </w:p>
        </w:tc>
        <w:tc>
          <w:tcPr>
            <w:tcW w:w="1352" w:type="dxa"/>
            <w:tcBorders>
              <w:top w:val="single" w:color="auto" w:sz="4" w:space="0"/>
              <w:left w:val="single" w:color="auto" w:sz="4" w:space="0"/>
              <w:bottom w:val="single" w:color="auto" w:sz="4" w:space="0"/>
              <w:right w:val="single" w:color="auto" w:sz="4" w:space="0"/>
            </w:tcBorders>
            <w:vAlign w:val="center"/>
          </w:tcPr>
          <w:p w:rsidRDefault="00000000" w14:paraId="4E4C2EA5" w14:textId="77777777" w:rsidR="00570A4A">
            <w:pPr>
              <w:spacing w:line="400" w:lineRule="exact"/>
              <w:jc w:val="center"/>
              <w:rPr>
                <w:rFonts w:asciiTheme="minorEastAsia" w:hAnsiTheme="minorEastAsia" w:eastAsiaTheme="minorEastAsia"/>
                <w:szCs w:val="21"/>
              </w:rPr>
            </w:pPr>
            <w:bookmarkStart w:id="81" w:name="_Toc40875906"/>
            <w:bookmarkStart w:id="82" w:name="_Toc65763826"/>
            <w:r>
              <w:rPr>
                <w:rFonts w:hint="eastAsia" w:asciiTheme="minorEastAsia" w:hAnsiTheme="minorEastAsia" w:eastAsiaTheme="minorEastAsia" w:cstheme="minorBidi"/>
                <w:szCs w:val="21"/>
              </w:rPr>
              <w:t>项目负</w:t>
            </w:r>
            <w:bookmarkStart w:id="83" w:name="_Toc40875907"/>
            <w:bookmarkEnd w:id="81"/>
            <w:r>
              <w:rPr>
                <w:rFonts w:hint="eastAsia" w:asciiTheme="minorEastAsia" w:hAnsiTheme="minorEastAsia" w:eastAsiaTheme="minorEastAsia" w:cstheme="minorBidi"/>
                <w:szCs w:val="21"/>
              </w:rPr>
              <w:t>责人</w:t>
            </w:r>
            <w:bookmarkEnd w:id="82"/>
            <w:bookmarkEnd w:id="83"/>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5BA63FBD"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13E820A9"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4B39B58E"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7FF6F155"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3F954789" w14:textId="77777777" w:rsidR="00570A4A">
            <w:pPr>
              <w:spacing w:line="400" w:lineRule="exact"/>
              <w:rPr>
                <w:rFonts w:asciiTheme="minorEastAsia" w:hAnsiTheme="minorEastAsia" w:eastAsiaTheme="minorEastAsia"/>
                <w:szCs w:val="21"/>
              </w:rPr>
            </w:pPr>
          </w:p>
        </w:tc>
      </w:tr>
      <w:tr w:rsidR="00570A4A" w14:paraId="565719E6"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rsidRDefault="00000000" w14:paraId="3F6AD902" w14:textId="77777777" w:rsidR="00570A4A">
            <w:pPr>
              <w:spacing w:line="400" w:lineRule="exact"/>
              <w:jc w:val="center"/>
              <w:rPr>
                <w:rFonts w:asciiTheme="minorEastAsia" w:hAnsiTheme="minorEastAsia" w:eastAsiaTheme="minorEastAsia"/>
                <w:szCs w:val="21"/>
              </w:rPr>
            </w:pPr>
            <w:bookmarkStart w:id="84" w:name="_Toc40875908"/>
            <w:bookmarkStart w:id="85" w:name="_Toc65763827"/>
            <w:r>
              <w:rPr>
                <w:rFonts w:hint="eastAsia" w:asciiTheme="minorEastAsia" w:hAnsiTheme="minorEastAsia" w:eastAsiaTheme="minorEastAsia" w:cstheme="minorBidi"/>
                <w:szCs w:val="21"/>
              </w:rPr>
              <w:t>项目小组成员</w:t>
            </w:r>
            <w:bookmarkEnd w:id="84"/>
            <w:bookmarkEnd w:id="85"/>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0113F281"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754B01FF"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59988A40"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4BFC8CF2"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32B7F5A2" w14:textId="77777777" w:rsidR="00570A4A">
            <w:pPr>
              <w:spacing w:line="400" w:lineRule="exact"/>
              <w:rPr>
                <w:rFonts w:asciiTheme="minorEastAsia" w:hAnsiTheme="minorEastAsia" w:eastAsiaTheme="minorEastAsia"/>
                <w:szCs w:val="21"/>
              </w:rPr>
            </w:pPr>
          </w:p>
        </w:tc>
      </w:tr>
      <w:tr w:rsidR="00570A4A" w14:paraId="7F0FF1C3"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521596F8"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214D88D4"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3686F399"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723C1277"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059D4FED" w14:textId="77777777" w:rsidR="00570A4A">
            <w:pPr>
              <w:spacing w:line="400" w:lineRule="exact"/>
              <w:rPr>
                <w:rFonts w:asciiTheme="minorEastAsia" w:hAnsiTheme="minorEastAsia" w:eastAsiaTheme="minorEastAsia"/>
                <w:szCs w:val="21"/>
              </w:rPr>
            </w:pPr>
          </w:p>
        </w:tc>
      </w:tr>
      <w:tr w:rsidR="00570A4A" w14:paraId="39CD3BE3"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388C7BAE"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00718CEB"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1F37CA85"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3A611E2B"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3ACF3266" w14:textId="77777777" w:rsidR="00570A4A">
            <w:pPr>
              <w:spacing w:line="400" w:lineRule="exact"/>
              <w:rPr>
                <w:rFonts w:asciiTheme="minorEastAsia" w:hAnsiTheme="minorEastAsia" w:eastAsiaTheme="minorEastAsia"/>
                <w:szCs w:val="21"/>
              </w:rPr>
            </w:pPr>
          </w:p>
        </w:tc>
      </w:tr>
      <w:tr w:rsidR="00570A4A" w14:paraId="5D469469"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0B56860C"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11613FE5"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5ADCFD3F"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6AEC378B"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031BD1A7" w14:textId="77777777" w:rsidR="00570A4A">
            <w:pPr>
              <w:spacing w:line="400" w:lineRule="exact"/>
              <w:rPr>
                <w:rFonts w:asciiTheme="minorEastAsia" w:hAnsiTheme="minorEastAsia" w:eastAsiaTheme="minorEastAsia"/>
                <w:szCs w:val="21"/>
              </w:rPr>
            </w:pPr>
          </w:p>
        </w:tc>
      </w:tr>
      <w:tr w:rsidR="00570A4A" w14:paraId="31F57DD7"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258E8D14"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68C710E7"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37E0698D"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373E14D3"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63B1AAE2" w14:textId="77777777" w:rsidR="00570A4A">
            <w:pPr>
              <w:spacing w:line="400" w:lineRule="exact"/>
              <w:rPr>
                <w:rFonts w:asciiTheme="minorEastAsia" w:hAnsiTheme="minorEastAsia" w:eastAsiaTheme="minorEastAsia"/>
                <w:szCs w:val="21"/>
              </w:rPr>
            </w:pPr>
          </w:p>
        </w:tc>
      </w:tr>
      <w:tr w:rsidR="00570A4A" w14:paraId="7EF77A79"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10602FDB"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551892A3"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2ABE6C41"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664BC8CF"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0463AD2E" w14:textId="77777777" w:rsidR="00570A4A">
            <w:pPr>
              <w:spacing w:line="400" w:lineRule="exact"/>
              <w:rPr>
                <w:rFonts w:asciiTheme="minorEastAsia" w:hAnsiTheme="minorEastAsia" w:eastAsiaTheme="minorEastAsia"/>
                <w:szCs w:val="21"/>
              </w:rPr>
            </w:pPr>
          </w:p>
        </w:tc>
      </w:tr>
      <w:tr w:rsidR="00570A4A" w14:paraId="3D0474C8"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44FC8A7F"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275A0C4C"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44967C9A"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5C36F43D"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4344AF43" w14:textId="77777777" w:rsidR="00570A4A">
            <w:pPr>
              <w:spacing w:line="400" w:lineRule="exact"/>
              <w:rPr>
                <w:rFonts w:asciiTheme="minorEastAsia" w:hAnsiTheme="minorEastAsia" w:eastAsiaTheme="minorEastAsia"/>
                <w:szCs w:val="21"/>
              </w:rPr>
            </w:pPr>
          </w:p>
        </w:tc>
      </w:tr>
      <w:tr w:rsidR="00570A4A" w14:paraId="503011CE"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7DBF7915"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35951151"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32C61F7A"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75B256FF"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55C06002" w14:textId="77777777" w:rsidR="00570A4A">
            <w:pPr>
              <w:spacing w:line="400" w:lineRule="exact"/>
              <w:rPr>
                <w:rFonts w:asciiTheme="minorEastAsia" w:hAnsiTheme="minorEastAsia" w:eastAsiaTheme="minorEastAsia"/>
                <w:szCs w:val="21"/>
              </w:rPr>
            </w:pPr>
          </w:p>
        </w:tc>
      </w:tr>
    </w:tbl>
    <w:p w:rsidRDefault="00570A4A" w14:paraId="5F27E6F2" w14:textId="77777777" w:rsidR="00570A4A">
      <w:pPr>
        <w:pStyle w:val="a5"/>
        <w:snapToGrid w:val="0"/>
        <w:spacing w:line="360" w:lineRule="auto"/>
        <w:rPr>
          <w:rFonts w:hAnsi="宋体" w:cs="宋体"/>
          <w:b/>
          <w:bCs/>
          <w:sz w:val="22"/>
          <w:szCs w:val="22"/>
        </w:rPr>
      </w:pPr>
    </w:p>
    <w:p w:rsidRDefault="00000000" w14:paraId="18D3CD53" w14:textId="77777777" w:rsidR="00570A4A">
      <w:pPr>
        <w:pStyle w:val="a5"/>
        <w:snapToGrid w:val="0"/>
        <w:spacing w:line="360" w:lineRule="auto"/>
        <w:rPr>
          <w:rFonts w:hAnsi="宋体" w:cs="宋体"/>
          <w:b/>
          <w:bCs/>
        </w:rPr>
      </w:pPr>
      <w:r>
        <w:rPr>
          <w:rFonts w:ascii="宋体" w:hAnsi="宋体" w:eastAsia="宋体" w:cs="宋体"/>
          <w:b/>
          <w:bCs/>
        </w:rPr>
        <w:t>注：1、提供本表人员身份证复印件。</w:t>
      </w:r>
    </w:p>
    <w:p w:rsidRDefault="00000000" w14:paraId="1078A2DA" w14:textId="77777777" w:rsidR="00570A4A">
      <w:pPr>
        <w:pStyle w:val="a5"/>
        <w:snapToGrid w:val="0"/>
        <w:spacing w:line="360" w:lineRule="auto"/>
        <w:ind w:firstLine="422" w:firstLineChars="200"/>
        <w:rPr>
          <w:rFonts w:hAnsi="宋体"/>
        </w:rPr>
      </w:pPr>
      <w:r>
        <w:rPr>
          <w:rFonts w:ascii="宋体" w:hAnsi="宋体" w:eastAsia="宋体" w:cs="宋体"/>
          <w:b/>
          <w:bCs/>
        </w:rPr>
        <w:t>2、本表人员具有职称或职业资格的，须提供持证人员的职称证书复印件或执业证书复印件。本表人员具有技术/资格证书的，须提供持证人员的技术/资格证书复印件。</w:t>
      </w:r>
    </w:p>
    <w:p w:rsidRDefault="00570A4A" w14:paraId="7F0C336C" w14:textId="77777777" w:rsidR="00570A4A">
      <w:pPr>
        <w:spacing w:line="400" w:lineRule="exact"/>
        <w:ind w:firstLine="3150" w:firstLineChars="1500"/>
        <w:rPr>
          <w:rFonts w:ascii="宋体" w:hAnsi="宋体"/>
          <w:szCs w:val="21"/>
        </w:rPr>
      </w:pPr>
    </w:p>
    <w:p w:rsidRDefault="00000000" w14:paraId="121DB936" w14:textId="77777777" w:rsidR="00570A4A">
      <w:pPr>
        <w:spacing w:line="400" w:lineRule="exact"/>
        <w:ind w:firstLine="3150" w:firstLineChars="1500"/>
        <w:rPr>
          <w:rFonts w:ascii="宋体" w:hAnsi="宋体"/>
          <w:szCs w:val="21"/>
        </w:rPr>
      </w:pPr>
      <w:r>
        <w:rPr>
          <w:rFonts w:ascii="宋体" w:hAnsi="宋体" w:eastAsiaTheme="minorEastAsia" w:cstheme="minorBidi"/>
          <w:szCs w:val="21"/>
        </w:rPr>
        <w:t>投标人（盖单位公章） ：</w:t>
      </w:r>
    </w:p>
    <w:p w:rsidRDefault="00000000" w14:paraId="19571394" w14:textId="77777777" w:rsidR="00570A4A">
      <w:pPr>
        <w:spacing w:line="400" w:lineRule="exact"/>
        <w:ind w:firstLine="560"/>
        <w:jc w:val="center"/>
        <w:rPr>
          <w:rFonts w:ascii="宋体" w:hAnsi="宋体"/>
          <w:szCs w:val="21"/>
        </w:rPr>
      </w:pPr>
      <w:r>
        <w:rPr>
          <w:rFonts w:ascii="宋体" w:hAnsi="宋体" w:eastAsiaTheme="minorEastAsia" w:cstheme="minorBidi"/>
          <w:szCs w:val="21"/>
        </w:rPr>
        <w:t>法定代表人或委托代理人：（签字或签章）</w:t>
      </w:r>
    </w:p>
    <w:p w:rsidRDefault="00000000" w14:paraId="3C96C8C4" w14:textId="77777777" w:rsidR="00570A4A">
      <w:pPr>
        <w:spacing w:line="400" w:lineRule="exact"/>
        <w:ind w:firstLine="210" w:firstLineChars="100"/>
        <w:rPr>
          <w:rFonts w:asciiTheme="minorHAnsi" w:hAnsiTheme="minorHAnsi" w:eastAsiaTheme="minorEastAsia" w:cstheme="minorBidi"/>
          <w:szCs w:val="24"/>
        </w:rPr>
      </w:pPr>
      <w:r>
        <w:rPr>
          <w:rFonts w:ascii="宋体" w:hAnsi="宋体" w:eastAsiaTheme="minorEastAsia" w:cstheme="minorBidi"/>
          <w:szCs w:val="21"/>
        </w:rPr>
        <w:t xml:space="preserve">                              </w:t>
      </w:r>
      <w:r>
        <w:rPr>
          <w:rFonts w:ascii="宋体" w:hAnsi="宋体" w:eastAsiaTheme="minorEastAsia" w:cstheme="minorBidi"/>
          <w:szCs w:val="21"/>
          <w:u w:val="single"/>
        </w:rPr>
        <w:t xml:space="preserve">        </w:t>
      </w:r>
      <w:r>
        <w:rPr>
          <w:rFonts w:ascii="宋体" w:hAnsi="宋体" w:eastAsiaTheme="minorEastAsia" w:cstheme="minorBidi"/>
          <w:szCs w:val="21"/>
        </w:rPr>
        <w:t>年</w:t>
      </w:r>
      <w:r>
        <w:rPr>
          <w:rFonts w:ascii="宋体" w:hAnsi="宋体" w:eastAsiaTheme="minorEastAsia" w:cstheme="minorBidi"/>
          <w:szCs w:val="21"/>
          <w:u w:val="single"/>
        </w:rPr>
        <w:t xml:space="preserve">        </w:t>
      </w:r>
      <w:r>
        <w:rPr>
          <w:rFonts w:ascii="宋体" w:hAnsi="宋体" w:eastAsiaTheme="minorEastAsia" w:cstheme="minorBidi"/>
          <w:szCs w:val="21"/>
        </w:rPr>
        <w:t>月</w:t>
      </w:r>
      <w:r>
        <w:rPr>
          <w:rFonts w:ascii="宋体" w:hAnsi="宋体" w:eastAsiaTheme="minorEastAsia" w:cstheme="minorBidi"/>
          <w:szCs w:val="21"/>
          <w:u w:val="single"/>
        </w:rPr>
        <w:t xml:space="preserve">        </w:t>
      </w:r>
      <w:r>
        <w:rPr>
          <w:rFonts w:ascii="宋体" w:hAnsi="宋体" w:eastAsiaTheme="minorEastAsia" w:cstheme="minorBidi"/>
          <w:szCs w:val="21"/>
        </w:rPr>
        <w:t>日</w:t>
      </w:r>
    </w:p>
    <w:p w:rsidRDefault="00000000" w14:paraId="7FA0E349" w14:textId="77777777" w:rsidR="00570A4A">
      <w:pPr>
        <w:rPr>
          <w:rFonts w:ascii="宋体" w:hAnsi="宋体"/>
          <w:b/>
          <w:i/>
          <w:szCs w:val="24"/>
        </w:rPr>
      </w:pPr>
      <w:r>
        <w:rPr>
          <w:rFonts w:ascii="宋体" w:hAnsi="宋体" w:eastAsiaTheme="minorEastAsia" w:cstheme="minorBidi"/>
          <w:b/>
          <w:i/>
          <w:szCs w:val="24"/>
        </w:rPr>
        <w:br w:type="page"/>
      </w:r>
    </w:p>
    <w:p w:rsidRDefault="00000000" w14:paraId="5A3C70C9"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87" w:name="_Toc11313"/>
      <w:bookmarkStart w:id="88" w:name="_Toc22419"/>
      <w:r w:rsidRPr="00561B3B">
        <w:rPr>
          <w:rFonts w:hint="eastAsia" w:ascii="黑体" w:hAnsi="黑体" w:eastAsia="黑体" w:cs="Times New Roman"/>
          <w:b w:val="0"/>
          <w:sz w:val="36"/>
          <w:szCs w:val="36"/>
        </w:rPr>
        <w:t>十、技术支持资料</w:t>
      </w:r>
      <w:bookmarkEnd w:id="87"/>
    </w:p>
    <w:p w:rsidRDefault="00000000" w14:paraId="5BBFC63B" w14:textId="77777777" w:rsidR="00570A4A">
      <w:pPr>
        <w:adjustRightInd w:val="0"/>
        <w:snapToGrid w:val="0"/>
        <w:spacing w:line="360" w:lineRule="auto"/>
        <w:ind w:firstLine="420" w:firstLineChars="200"/>
        <w:rPr>
          <w:szCs w:val="24"/>
        </w:rPr>
      </w:pPr>
      <w:r>
        <w:rPr>
          <w:rFonts w:hint="eastAsia" w:asciiTheme="minorHAnsi" w:hAnsiTheme="minorHAnsi" w:eastAsiaTheme="minorEastAsia" w:cstheme="minorBidi"/>
          <w:szCs w:val="24"/>
        </w:rPr>
        <w:t>投标人根据招标项目要求自行编制。</w:t>
      </w:r>
    </w:p>
    <w:p w:rsidRDefault="00000000" w14:paraId="67249EE5" w14:textId="77777777" w:rsidR="00570A4A">
      <w:pPr>
        <w:adjustRightInd w:val="0"/>
        <w:snapToGrid w:val="0"/>
        <w:spacing w:line="360" w:lineRule="auto"/>
        <w:ind w:firstLine="420" w:firstLineChars="200"/>
        <w:rPr>
          <w:szCs w:val="24"/>
        </w:rPr>
      </w:pPr>
      <w:r>
        <w:rPr>
          <w:rFonts w:hint="eastAsia" w:asciiTheme="minorHAnsi" w:hAnsiTheme="minorHAnsi" w:eastAsiaTheme="minorEastAsia" w:cstheme="minorBidi"/>
          <w:szCs w:val="24"/>
        </w:rPr>
        <w:t>物资技术支持资料：货物主要技术指标和性能的详细说明（产品技术说明书</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技术白皮书</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检测报告</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产品彩页等文字资料</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图纸和数据均可）</w:t>
      </w:r>
    </w:p>
    <w:p w:rsidRDefault="00570A4A" w14:paraId="02F0B2C1" w14:textId="77777777" w:rsidR="00570A4A"/>
    <w:bookmarkEnd w:id="88"/>
    <w:p w:rsidRDefault="00570A4A" w14:paraId="67063761" w14:textId="77777777" w:rsidR="00570A4A">
      <w:pPr>
        <w:pStyle w:val="9"/>
        <w:spacing w:line="400" w:lineRule="exact"/>
        <w:jc w:val="center"/>
        <w:rPr>
          <w:rFonts w:ascii="宋体" w:hAnsi="宋体"/>
          <w:sz w:val="24"/>
        </w:rPr>
      </w:pPr>
    </w:p>
    <w:p w:rsidRDefault="00570A4A" w14:paraId="748776F4" w14:textId="77777777" w:rsidR="00570A4A">
      <w:pPr>
        <w:pStyle w:val="9"/>
        <w:spacing w:line="400" w:lineRule="exact"/>
        <w:jc w:val="center"/>
        <w:rPr>
          <w:rFonts w:ascii="宋体" w:hAnsi="宋体"/>
          <w:sz w:val="24"/>
        </w:rPr>
      </w:pPr>
    </w:p>
    <w:p w:rsidRDefault="00000000" w14:paraId="0BEB6302"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89" w:name="_Toc34906027"/>
      <w:bookmarkStart w:id="90" w:name="_Toc12481"/>
      <w:bookmarkStart w:id="91" w:name="_Toc66089660"/>
      <w:bookmarkStart w:id="92" w:name="_Toc24058"/>
      <w:r w:rsidRPr="00561B3B">
        <w:rPr>
          <w:rFonts w:hint="eastAsia" w:ascii="黑体" w:hAnsi="黑体" w:eastAsia="黑体" w:cs="Times New Roman"/>
          <w:b w:val="0"/>
          <w:sz w:val="36"/>
          <w:szCs w:val="36"/>
        </w:rPr>
        <w:t>十一、</w:t>
      </w:r>
      <w:bookmarkEnd w:id="89"/>
      <w:bookmarkEnd w:id="90"/>
      <w:r w:rsidRPr="00561B3B">
        <w:rPr>
          <w:rFonts w:hint="eastAsia" w:ascii="黑体" w:hAnsi="黑体" w:eastAsia="黑体" w:cs="Times New Roman"/>
          <w:b w:val="0"/>
          <w:sz w:val="36"/>
          <w:szCs w:val="36"/>
        </w:rPr>
        <w:t>投标人认为能反映投标人优势或有利于中标的其他资料</w:t>
      </w:r>
      <w:bookmarkEnd w:id="91"/>
      <w:bookmarkEnd w:id="92"/>
    </w:p>
    <w:p w:rsidRDefault="00000000" w14:paraId="6041FAA6" w14:textId="77777777" w:rsidR="00570A4A">
      <w:pPr>
        <w:spacing w:line="400" w:lineRule="exact"/>
        <w:ind w:firstLine="420" w:firstLineChars="200"/>
        <w:rPr>
          <w:szCs w:val="24"/>
        </w:rPr>
      </w:pPr>
      <w:r>
        <w:rPr>
          <w:rFonts w:hint="eastAsia" w:asciiTheme="minorHAnsi" w:hAnsiTheme="minorHAnsi" w:eastAsiaTheme="minorEastAsia" w:cstheme="minorBidi"/>
          <w:szCs w:val="24"/>
        </w:rPr>
        <w:t>投标人根据投标需要自行编制。</w:t>
      </w:r>
    </w:p>
    <w:p w:rsidRDefault="00570A4A" w14:paraId="5E39919D" w14:textId="77777777" w:rsidR="00570A4A"/>
    <w:p w:rsidRDefault="00570A4A" w14:paraId="61940FAC" w14:textId="77777777" w:rsidR="00570A4A"/>
    <w:p w:rsidRDefault="00570A4A" w14:paraId="082A18F2" w14:textId="77777777" w:rsidR="00570A4A"/>
    <w:p w:rsidRDefault="00570A4A" w14:paraId="520BBF20" w14:textId="77777777" w:rsidR="00570A4A"/>
    <w:p w:rsidRDefault="00000000" w14:paraId="27B005D8" w14:textId="77777777" w:rsidR="00570A4A">
      <w:pPr>
        <w:tabs>
          <w:tab w:val="left" w:pos="2154"/>
        </w:tabs>
        <w:jc w:val="left"/>
        <w:rPr>
          <w:sz w:val="36"/>
          <w:szCs w:val="36"/>
        </w:rPr>
      </w:pPr>
      <w:r>
        <w:rPr>
          <w:rFonts w:hint="eastAsia" w:asciiTheme="minorHAnsi" w:hAnsiTheme="minorHAnsi" w:eastAsiaTheme="minorEastAsia" w:cstheme="minorBidi"/>
        </w:rPr>
        <w:tab/>
      </w:r>
    </w:p>
    <w:sectPr w:rsidR="00570A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1A73" w14:textId="77777777" w:rsidR="0000723E" w:rsidRDefault="0000723E">
      <w:r>
        <w:separator/>
      </w:r>
    </w:p>
  </w:endnote>
  <w:endnote w:type="continuationSeparator" w:id="0">
    <w:p w14:paraId="4F962CE6" w14:textId="77777777" w:rsidR="0000723E" w:rsidRDefault="00007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Adobe 仿宋 Std R">
    <w:altName w:val="仿宋"/>
    <w:charset w:val="86"/>
    <w:family w:val="roman"/>
    <w:pitch w:val="default"/>
    <w:sig w:usb0="00000000" w:usb1="00000000" w:usb2="00000016" w:usb3="00000000" w:csb0="00060007"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6F8D" w14:textId="77777777" w:rsidR="00570A4A" w:rsidRDefault="00000000">
    <w:pPr>
      <w:pStyle w:val="a6"/>
    </w:pPr>
    <w:r>
      <w:rPr>
        <w:noProof/>
      </w:rPr>
      <mc:AlternateContent>
        <mc:Choice Requires="wps">
          <w:drawing>
            <wp:anchor distT="0" distB="0" distL="114300" distR="114300" simplePos="0" relativeHeight="251664896" behindDoc="0" locked="0" layoutInCell="1" allowOverlap="1" wp14:anchorId="2326A3ED" wp14:editId="1C6B838E">
              <wp:simplePos x="0" y="0"/>
              <wp:positionH relativeFrom="margin">
                <wp:align>center</wp:align>
              </wp:positionH>
              <wp:positionV relativeFrom="paragraph">
                <wp:posOffset>0</wp:posOffset>
              </wp:positionV>
              <wp:extent cx="1828800" cy="18288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63A2AADC" w14:textId="77777777" w:rsidR="00570A4A" w:rsidRDefault="00000000">
                          <w:pPr>
                            <w:pStyle w:val="a6"/>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type w14:anchorId="2326A3ED" id="_x0000_t202" coordsize="21600,21600" o:spt="202" path="m,l,21600r21600,l21600,xe">
              <v:stroke joinstyle="miter"/>
              <v:path gradientshapeok="t" o:connecttype="rect"/>
            </v:shapetype>
            <v:shape id="文本框 1" o:spid="_x0000_s1026" type="#_x0000_t202" style="position:absolute;margin-left:0;margin-top:0;width:2in;height:2in;z-index:2516648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H3aczAEAAJADAAAOAAAAZHJzL2Uyb0RvYy54bWysU01v2zAMvQ/ofxB0b+zkMARGnKJrkaFA uw3o9gNkWbaF2aJAKrGzXz9KjtN93IZdBEqUHt97pHZ309CLk0Gy4Eq5XuVSGKehtq4t5bevh9ut FBSUq1UPzpTybEje7W/e7UZfmA100NcGBYM4KkZfyi4EX2QZ6c4MilbgjeNkAziowFtssxrVyOhD n23y/H02AtYeQRsiPn2ck3Kf8JvG6PC5acgE0ZeSuYW0YlqruGb7nSpaVL6z+kJD/QOLQVnHRa9Q jyoocUT7F9RgNQJBE1YahgyaxmqTNLCadf6HmtdOeZO0sDnkrzbR/4PVn06v/guKMH2AiRuYRJB/ Bv2dhIOHTrnW3CPC2BlVc+F1tCwbPRWXp9FqKiiCVOML1NxkdQyQgKYGh+gK6xSMzg04X003UxA6 ltxuttucU5pzyybWUMXy3COFjwYGEYNSInc1wavTM4X56nIlVnNwsH2fOtu73w4YM54k+pHxzD1M 1cS3o4wK6jMLQZgHhQebgw7whxQjD0kpHU+xFP2TYyviPC0BLkG1BMppfljKIMUcPoR57o4ebdsx 7mL2Pdt1sEnIG4cLS257suIyonGuft2nW28faf8TAAD//wMAUEsDBBQABgAIAAAAIQAMSvDu1gAA AAUBAAAPAAAAZHJzL2Rvd25yZXYueG1sTI9Ba8MwDIXvg/4Ho8Juq9MetpDFKaXQS2/rxmA3N1bj MFsOtpsm/37aGGwXoccTT9+rt5N3YsSY+kAK1qsCBFIbTE+dgrfXw0MJImVNRrtAqGDGBNtmcVfr yoQbveB4yp3gEEqVVmBzHiopU2vR67QKAxJ7lxC9zixjJ03UNw73Tm6K4lF63RN/sHrAvcX283T1 Cp6m94BDwj1+XMY22n4u3XFW6n457Z5BZJzy3zF84zM6NMx0DlcySTgFXCT/TPY2Zcny/LvIppb/ 6ZsvAAAA//8DAFBLAQItABQABgAIAAAAIQC2gziS/gAAAOEBAAATAAAAAAAAAAAAAAAAAAAAAABb Q29udGVudF9UeXBlc10ueG1sUEsBAi0AFAAGAAgAAAAhADj9If/WAAAAlAEAAAsAAAAAAAAAAAAA AAAALwEAAF9yZWxzLy5yZWxzUEsBAi0AFAAGAAgAAAAhAFQfdpzMAQAAkAMAAA4AAAAAAAAAAAAA AAAALgIAAGRycy9lMm9Eb2MueG1sUEsBAi0AFAAGAAgAAAAhAAxK8O7WAAAABQEAAA8AAAAAAAAA AAAAAAAAJgQAAGRycy9kb3ducmV2LnhtbFBLBQYAAAAABAAEAPMAAAApBQAAAAA= " filled="f" stroked="f">
              <v:textbox style="mso-fit-shape-to-text:t" inset="0,0,0,0">
                <w:txbxContent>
                  <w:p w14:paraId="63A2AADC" w14:textId="77777777" w:rsidR="00570A4A" w:rsidRDefault="00000000">
                    <w:pPr>
                      <w:pStyle w:val="a6"/>
                    </w:pPr>
                    <w:r>
                      <w:fldChar w:fldCharType="begin"/>
                    </w:r>
                    <w:r>
                      <w:instrText xml:space="preserve"> PAGE  \* MERGEFORMAT </w:instrText>
                    </w:r>
                    <w:r>
                      <w:fldChar w:fldCharType="separate"/>
                    </w:r>
                    <w:r>
                      <w:t>41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1228" w14:textId="77777777" w:rsidR="0000723E" w:rsidRDefault="0000723E">
      <w:r>
        <w:separator/>
      </w:r>
    </w:p>
  </w:footnote>
  <w:footnote w:type="continuationSeparator" w:id="0">
    <w:p w14:paraId="2B0E7488" w14:textId="77777777" w:rsidR="0000723E" w:rsidRDefault="00007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77AB" w14:textId="77777777" w:rsidR="00570A4A" w:rsidRDefault="00000000">
    <w:pPr>
      <w:pStyle w:val="a7"/>
      <w:pBdr>
        <w:bottom w:val="single" w:sz="4" w:space="1" w:color="auto"/>
      </w:pBdr>
      <w:ind w:firstLineChars="100" w:firstLine="21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C153B"/>
    <w:multiLevelType w:val="multilevel"/>
    <w:tmpl w:val="420C153B"/>
    <w:lvl w:ilvl="0">
      <w:start w:val="1"/>
      <w:numFmt w:val="decimal"/>
      <w:pStyle w:val="1"/>
      <w:lvlText w:val="%1."/>
      <w:lvlJc w:val="left"/>
      <w:pPr>
        <w:tabs>
          <w:tab w:val="left" w:pos="709"/>
        </w:tabs>
        <w:ind w:left="709" w:hanging="709"/>
      </w:pPr>
      <w:rPr>
        <w:rFonts w:hint="eastAsia"/>
      </w:rPr>
    </w:lvl>
    <w:lvl w:ilvl="1">
      <w:start w:val="1"/>
      <w:numFmt w:val="decimal"/>
      <w:lvlText w:val="%1.%2"/>
      <w:lvlJc w:val="left"/>
      <w:pPr>
        <w:tabs>
          <w:tab w:val="left" w:pos="709"/>
        </w:tabs>
        <w:ind w:left="709" w:hanging="709"/>
      </w:pPr>
      <w:rPr>
        <w:rFonts w:hint="eastAsia"/>
      </w:rPr>
    </w:lvl>
    <w:lvl w:ilvl="2">
      <w:start w:val="1"/>
      <w:numFmt w:val="decimal"/>
      <w:lvlText w:val="%1.%2.%3."/>
      <w:lvlJc w:val="left"/>
      <w:pPr>
        <w:tabs>
          <w:tab w:val="left" w:pos="425"/>
        </w:tabs>
        <w:ind w:left="425" w:hanging="425"/>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num w:numId="1" w16cid:durableId="36595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HorizontalSpacing w:val="105"/>
  <w:drawingGridVerticalSpacing w:val="381"/>
  <w:displayHorizontalDrawingGridEvery w:val="0"/>
  <w:characterSpacingControl w:val="compressPunctuation"/>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0A4A"/>
    <w:rsid w:val="0000723E"/>
    <w:rsid w:val="001F1109"/>
    <w:rsid w:val="0035277D"/>
    <w:rsid w:val="00461B30"/>
    <w:rsid w:val="00561B3B"/>
    <w:rsid w:val="00570A4A"/>
    <w:rsid w:val="00777C0F"/>
    <w:rsid w:val="00BC372F"/>
    <w:rsid w:val="00C409A0"/>
    <w:rsid w:val="00D3414C"/>
    <w:rsid w:val="00E0310E"/>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874F9"/>
  <w15:docId w15:val="{7F2B4A14-0CE2-44D5-A960-772B8B17A07E}"/>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unhideWhenUsed="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eastAsia="宋体" w:hAnsi="Calibri" w:cs="Times New Roman"/>
      <w:kern w:val="2"/>
      <w:sz w:val="21"/>
      <w:szCs w:val="22"/>
    </w:rPr>
  </w:style>
  <w:style w:type="paragraph" w:styleId="10">
    <w:name w:val="heading 1"/>
    <w:basedOn w:val="a"/>
    <w:next w:val="a"/>
    <w:link w:val="11"/>
    <w:uiPriority w:val="9"/>
    <w:qFormat/>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777C0F"/>
    <w:pPr>
      <w:keepNext/>
      <w:keepLines/>
      <w:spacing w:before="260" w:after="260" w:line="416" w:lineRule="auto"/>
      <w:outlineLvl w:val="2"/>
    </w:pPr>
    <w:rPr>
      <w:b/>
      <w:bCs/>
      <w:sz w:val="24"/>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qFormat/>
    <w:pPr>
      <w:spacing w:before="240" w:after="60"/>
      <w:jc w:val="center"/>
      <w:outlineLvl w:val="0"/>
    </w:pPr>
    <w:rPr>
      <w:rFonts w:ascii="Arial" w:hAnsi="Arial"/>
      <w:b/>
      <w:bCs/>
      <w:sz w:val="32"/>
      <w:szCs w:val="32"/>
    </w:rPr>
  </w:style>
  <w:style w:type="paragraph" w:styleId="a4">
    <w:name w:val="Normal Indent"/>
    <w:basedOn w:val="a"/>
    <w:qFormat/>
    <w:pPr>
      <w:autoSpaceDE w:val="0"/>
      <w:autoSpaceDN w:val="0"/>
      <w:adjustRightInd w:val="0"/>
      <w:spacing w:line="315" w:lineRule="atLeast"/>
      <w:ind w:firstLineChars="200" w:firstLine="420"/>
    </w:pPr>
    <w:rPr>
      <w:rFonts w:ascii="楷体_GB2312" w:eastAsia="楷体_GB2312" w:hAnsi="Times New Roman"/>
      <w:sz w:val="28"/>
    </w:rPr>
  </w:style>
  <w:style w:type="paragraph" w:styleId="a5">
    <w:name w:val="Plain Text"/>
    <w:basedOn w:val="a"/>
    <w:unhideWhenUsed/>
    <w:qFormat/>
    <w:rPr>
      <w:rFonts w:ascii="宋体" w:hAnsi="Courier New" w:cs="Courier New"/>
      <w:szCs w:val="21"/>
    </w:r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tabs>
        <w:tab w:val="center" w:pos="4153"/>
        <w:tab w:val="right" w:pos="8306"/>
      </w:tabs>
      <w:snapToGrid w:val="0"/>
      <w:jc w:val="center"/>
    </w:pPr>
    <w:rPr>
      <w:sz w:val="18"/>
      <w:szCs w:val="18"/>
    </w:rPr>
  </w:style>
  <w:style w:type="paragraph" w:customStyle="1" w:styleId="12">
    <w:name w:val="正文1"/>
    <w:basedOn w:val="1"/>
    <w:autoRedefine/>
    <w:unhideWhenUsed/>
    <w:qFormat/>
    <w:pPr>
      <w:spacing w:before="120" w:after="120" w:line="180" w:lineRule="auto"/>
      <w:ind w:firstLineChars="200" w:firstLine="200"/>
    </w:pPr>
    <w:rPr>
      <w:rFonts w:eastAsia="Adobe 仿宋 Std R"/>
    </w:rPr>
  </w:style>
  <w:style w:type="paragraph" w:customStyle="1" w:styleId="1">
    <w:name w:val="样式1"/>
    <w:basedOn w:val="a"/>
    <w:autoRedefine/>
    <w:qFormat/>
    <w:pPr>
      <w:numPr>
        <w:numId w:val="1"/>
      </w:numPr>
      <w:adjustRightInd w:val="0"/>
      <w:textAlignment w:val="baseline"/>
    </w:pPr>
    <w:rPr>
      <w:rFonts w:ascii="宋体" w:hAnsi="宋体"/>
      <w:szCs w:val="21"/>
    </w:rPr>
  </w:style>
  <w:style w:type="paragraph" w:customStyle="1" w:styleId="28">
    <w:name w:val="标题 2_8"/>
    <w:basedOn w:val="a"/>
    <w:next w:val="a"/>
    <w:uiPriority w:val="99"/>
    <w:qFormat/>
    <w:pPr>
      <w:keepNext/>
      <w:keepLines/>
      <w:spacing w:before="120" w:after="120"/>
      <w:jc w:val="center"/>
      <w:outlineLvl w:val="1"/>
    </w:pPr>
    <w:rPr>
      <w:rFonts w:ascii="Arial" w:eastAsia="黑体" w:hAnsi="Arial"/>
      <w:b/>
      <w:kern w:val="0"/>
      <w:sz w:val="32"/>
      <w:szCs w:val="20"/>
    </w:rPr>
  </w:style>
  <w:style w:type="paragraph" w:customStyle="1" w:styleId="9">
    <w:name w:val="正文_9"/>
    <w:uiPriority w:val="99"/>
    <w:qFormat/>
    <w:pPr>
      <w:widowControl w:val="0"/>
      <w:jc w:val="both"/>
    </w:pPr>
    <w:rPr>
      <w:rFonts w:ascii="Times New Roman" w:eastAsia="宋体" w:hAnsi="Times New Roman" w:cs="Times New Roman"/>
      <w:kern w:val="2"/>
      <w:sz w:val="21"/>
      <w:szCs w:val="24"/>
    </w:rPr>
  </w:style>
  <w:style w:type="character" w:customStyle="1" w:styleId="11">
    <w:name w:val="标题 1 字符1"/>
    <w:link w:val="10"/>
    <w:uiPriority w:val="9"/>
    <w:rsid w:val="00561B3B"/>
    <w:rPr>
      <w:rFonts w:ascii="Times New Roman" w:eastAsia="宋体" w:hAnsi="Times New Roman" w:cs="Times New Roman"/>
      <w:b/>
      <w:bCs/>
      <w:kern w:val="44"/>
      <w:sz w:val="44"/>
      <w:szCs w:val="44"/>
    </w:rPr>
  </w:style>
  <w:style w:type="character" w:customStyle="1" w:styleId="30">
    <w:name w:val="标题 3 字符"/>
    <w:basedOn w:val="a1"/>
    <w:link w:val="3"/>
    <w:rsid w:val="00777C0F"/>
    <w:rPr>
      <w:rFonts w:ascii="Calibri" w:eastAsia="宋体" w:hAnsi="Calibri" w:cs="Times New Roman"/>
      <w:b/>
      <w:bCs/>
      <w:kern w:val="2"/>
      <w:sz w:val="24"/>
      <w:szCs w:val="32"/>
    </w:rPr>
  </w:style>
  <w:style w:type="paragraph" w:customStyle="1" w:styleId="A8">
    <w:name w:val="A正文"/>
    <w:qFormat/>
    <w:rsid w:val="00777C0F"/>
    <w:pPr>
      <w:widowControl w:val="0"/>
      <w:tabs>
        <w:tab w:val="left" w:pos="525"/>
      </w:tabs>
      <w:spacing w:beforeLines="30" w:afterLines="30" w:line="288" w:lineRule="auto"/>
      <w:ind w:firstLineChars="200" w:firstLine="480"/>
      <w:jc w:val="center"/>
    </w:pPr>
    <w:rPr>
      <w:rFonts w:ascii="Times New Roman" w:eastAsia="宋体" w:hAnsi="Times New Roman" w:cs="Calibri"/>
      <w:bCs/>
      <w:kern w:val="2"/>
      <w:sz w:val="24"/>
      <w:szCs w:val="24"/>
      <w:lang w:val="zh-CN"/>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4.jpeg" /><Relationship Id="rId18" Type="http://schemas.openxmlformats.org/officeDocument/2006/relationships/image" Target="media/image9.png" /><Relationship Id="rId3" Type="http://schemas.openxmlformats.org/officeDocument/2006/relationships/styles" Target="styles.xml" /><Relationship Id="rId21" Type="http://schemas.openxmlformats.org/officeDocument/2006/relationships/image" Target="media/image12.png" /><Relationship Id="rId7" Type="http://schemas.openxmlformats.org/officeDocument/2006/relationships/endnotes" Target="endnotes.xml" /><Relationship Id="rId12" Type="http://schemas.openxmlformats.org/officeDocument/2006/relationships/image" Target="media/image3.jpeg" /><Relationship Id="rId17" Type="http://schemas.openxmlformats.org/officeDocument/2006/relationships/image" Target="media/image8.jpeg"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6.jpeg" /><Relationship Id="rId23" Type="http://schemas.openxmlformats.org/officeDocument/2006/relationships/fontTable" Target="fontTable.xml" /><Relationship Id="rId10" Type="http://schemas.openxmlformats.org/officeDocument/2006/relationships/header" Target="header1.xml" /><Relationship Id="rId19" Type="http://schemas.openxmlformats.org/officeDocument/2006/relationships/image" Target="media/image10.pn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5.jpeg" /><Relationship Id="rId22" Type="http://schemas.openxmlformats.org/officeDocument/2006/relationships/image" Target="media/image13.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38</Pages>
  <Words>564</Words>
  <Characters>13196</Characters>
  <Application>Microsoft Office Word</Application>
  <DocSecurity>0</DocSecurity>
  <Lines>100</Lines>
  <Paragraphs>28</Paragraphs>
  <ScaleCrop>false</ScaleCrop>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crush admire</cp:lastModifiedBy>
  <cp:revision>2</cp:revision>
  <dcterms:created xsi:type="dcterms:W3CDTF">2026-05-19T02:51:00Z</dcterms:created>
  <dcterms:modified xsi:type="dcterms:W3CDTF">2026-06-02T03:26:00Z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7F2B4A14-0CE2-44D5-A960-772B8B17A07E</vt:lpwstr>
  </property>
</Properties>
</file>