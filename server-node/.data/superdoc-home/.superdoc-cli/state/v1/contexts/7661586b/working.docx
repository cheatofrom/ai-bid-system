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ins w:id="1" w:author="CLI" w:authorEmail="" w:date="2026-06-05T08:50:00.000Z">
        <w:r>
          <w:rPr>
            <w:sz w:val="44"/>
            <w:szCs w:val="44"/>
            <w:highlight w:val="none"/>
          </w:rPr>
          <w:t>（修改版）</w:t>
        </w:r>
      </w:ins>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00000001">
      <w:pPr>
        <w:jc w:val="left"/>
      </w:pPr>
      <w:r>
        <w:rPr>
          <w:sz w:val="24"/>
          <w:szCs w:val="24"/>
          <w:rPrChange w:id="7d65e689-01da-495b-a5ef-5dc0f8015600" w:author="CLI" w:authorEmail="" w:date="2026-06-05T09:00:00.000Z">
            <w:rPr>
              <w:rFonts w:ascii="Calibri" w:eastAsia="Calibri" w:hAnsi="Calibri" w:cs="Calibri"/>
            </w:rPr>
          </w:rPrChange>
        </w:rPr>
        <w:t>十二、纳税和社保缴纳证明</w:t>
      </w:r>
    </w:p>
    <w:p w14:paraId="00000002">
      <w:pPr>
        <w:jc w:val="left"/>
      </w:pPr>
      <w:r>
        <w:rPr>
          <w:sz w:val="24"/>
          <w:szCs w:val="24"/>
          <w:rPrChange w:id="c3c5dd54-9724-45e4-986e-ac07d10cf32d" w:author="CLI" w:authorEmail="" w:date="2026-06-05T09:00:00.000Z">
            <w:rPr>
              <w:rFonts w:ascii="Calibri" w:eastAsia="Calibri" w:hAnsi="Calibri" w:cs="Calibri"/>
            </w:rPr>
          </w:rPrChange>
        </w:rPr>
        <w:t>十三、一体化认证证书</w:t>
      </w:r>
    </w:p>
    <w:p w14:paraId="00000003">
      <w:pPr>
        <w:jc w:val="left"/>
      </w:pPr>
      <w:r>
        <w:rPr>
          <w:sz w:val="24"/>
          <w:szCs w:val="24"/>
          <w:rPrChange w:id="052ed9ee-d304-4b1b-add6-97205879f5d0" w:author="CLI" w:authorEmail="" w:date="2026-06-05T09:00:00.000Z">
            <w:rPr>
              <w:rFonts w:ascii="Calibri" w:eastAsia="Calibri" w:hAnsi="Calibri" w:cs="Calibri"/>
            </w:rPr>
          </w:rPrChange>
        </w:rPr>
        <w:t>十四、财务审计报告</w:t>
      </w:r>
    </w:p>
    <w:p w14:paraId="00000004">
      <w:pPr>
        <w:jc w:val="left"/>
      </w:pPr>
      <w:r>
        <w:rPr>
          <w:sz w:val="24"/>
          <w:szCs w:val="24"/>
          <w:rPrChange w:id="12494bbc-c27c-4a2e-930e-af5a8896dc70" w:author="CLI" w:authorEmail="" w:date="2026-06-05T09:00:00.000Z">
            <w:rPr>
              <w:rFonts w:ascii="Calibri" w:eastAsia="Calibri" w:hAnsi="Calibri" w:cs="Calibri"/>
            </w:rPr>
          </w:rPrChange>
        </w:rPr>
        <w:t>十五、类似项目业绩</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del w:id="2" w:author="CLI" w:authorEmail="" w:date="2026-06-05T09:00:00.000Z">
        <w:r>
          <w:rPr>
            <w:rFonts w:ascii="宋体" w:hAnsi="宋体" w:cs="宋体" w:eastAsiaTheme="minorEastAsia"/>
            <w:highlight w:val="none"/>
            <w:u w:val="single"/>
          </w:rPr>
          <w:delText xml:space="preserve">                  </w:delText>
        </w:r>
      </w:del>
      <w:ins w:id="2" w:author="CLI" w:authorEmail="" w:date="2026-06-05T09:00:00.000Z">
        <w:r>
          <w:rPr>
            <w:rFonts w:ascii="宋体" w:hAnsi="宋体" w:cs="宋体" w:eastAsiaTheme="minorEastAsia"/>
            <w:highlight w:val="none"/>
          </w:rPr>
          <w:t>B202601BA2001929400887</w:t>
        </w:r>
      </w:ins>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p w14:paraId="00000005">
      <w:r>
        <w:t>十二、纳税和社保缴纳证明</w:t>
      </w:r>
    </w:p>
    <w:p w14:paraId="00000006">
      <w:r>
        <w:t>纳税：开标时间前六个月内任一个月的企业依法缴纳税收的缴款凭据复印件（注：依法免税的投标人，应提供相关证明材料，包括相关法规要求原文及加盖公章的情况说明）</w:t>
      </w:r>
    </w:p>
    <w:p w14:paraId="00000007">
      <w:r>
        <w:t>社保：开标时间前六个月内任一个月的企业依法缴纳社会保障资金的缴款凭据复印件（注：依法不需要缴纳社会保障资金的投标人，应提供相关证明材料，包括相关法规要求原文及加盖公章的情况说明）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485</Words>
  <Characters>10506</Characters>
  <Lines>0</Lines>
  <Paragraphs>0</Paragraphs>
  <TotalTime>0</TotalTime>
  <ScaleCrop>false</ScaleCrop>
  <LinksUpToDate>false</LinksUpToDate>
  <CharactersWithSpaces>11198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88e3b293-8d77-4140-89b4-523becbb5e8f</vt:lpwstr>
  </property>
</Properties>
</file>